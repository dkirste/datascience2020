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90322" w14:textId="77777777" w:rsidR="00DD6449" w:rsidRPr="00B52DB6" w:rsidRDefault="00DD6449" w:rsidP="00DD6449">
      <w:pPr>
        <w:pStyle w:val="Titel"/>
        <w:rPr>
          <w:lang w:val="en-US"/>
        </w:rPr>
      </w:pPr>
      <w:proofErr w:type="spellStart"/>
      <w:r w:rsidRPr="00B52DB6">
        <w:rPr>
          <w:lang w:val="en-US"/>
        </w:rPr>
        <w:t>Laborbericht</w:t>
      </w:r>
      <w:proofErr w:type="spellEnd"/>
      <w:r w:rsidRPr="00B52DB6">
        <w:rPr>
          <w:lang w:val="en-US"/>
        </w:rPr>
        <w:t> </w:t>
      </w:r>
      <w:proofErr w:type="spellStart"/>
      <w:r w:rsidRPr="00B52DB6">
        <w:rPr>
          <w:lang w:val="en-US"/>
        </w:rPr>
        <w:t>im</w:t>
      </w:r>
      <w:proofErr w:type="spellEnd"/>
      <w:r w:rsidRPr="00B52DB6">
        <w:rPr>
          <w:lang w:val="en-US"/>
        </w:rPr>
        <w:t xml:space="preserve"> Modul</w:t>
      </w:r>
    </w:p>
    <w:p w14:paraId="0CAD08B8" w14:textId="72EA04FE" w:rsidR="00DD6449" w:rsidRPr="00DD6449" w:rsidRDefault="00DD6449" w:rsidP="00DD6449">
      <w:pPr>
        <w:pStyle w:val="Titel"/>
        <w:rPr>
          <w:lang w:val="en-US"/>
        </w:rPr>
      </w:pPr>
      <w:r w:rsidRPr="00E40F49">
        <w:rPr>
          <w:lang w:val="en-US"/>
        </w:rPr>
        <w:t>Data Science and Big Data</w:t>
      </w:r>
    </w:p>
    <w:tbl>
      <w:tblPr>
        <w:tblStyle w:val="Listentabelle2Akzent1"/>
        <w:tblW w:w="0" w:type="auto"/>
        <w:tblLook w:val="04A0" w:firstRow="1" w:lastRow="0" w:firstColumn="1" w:lastColumn="0" w:noHBand="0" w:noVBand="1"/>
      </w:tblPr>
      <w:tblGrid>
        <w:gridCol w:w="2552"/>
        <w:gridCol w:w="6520"/>
      </w:tblGrid>
      <w:tr w:rsidR="00DD6449" w14:paraId="6B5476F3" w14:textId="77777777" w:rsidTr="00C421D7">
        <w:trPr>
          <w:cnfStyle w:val="100000000000" w:firstRow="1" w:lastRow="0" w:firstColumn="0" w:lastColumn="0" w:oddVBand="0" w:evenVBand="0" w:oddHBand="0" w:evenHBand="0" w:firstRowFirstColumn="0" w:firstRowLastColumn="0" w:lastRowFirstColumn="0" w:lastRowLastColumn="0"/>
          <w:trHeight w:val="7398"/>
        </w:trPr>
        <w:tc>
          <w:tcPr>
            <w:cnfStyle w:val="001000000000" w:firstRow="0" w:lastRow="0" w:firstColumn="1" w:lastColumn="0" w:oddVBand="0" w:evenVBand="0" w:oddHBand="0" w:evenHBand="0" w:firstRowFirstColumn="0" w:firstRowLastColumn="0" w:lastRowFirstColumn="0" w:lastRowLastColumn="0"/>
            <w:tcW w:w="9072" w:type="dxa"/>
            <w:gridSpan w:val="2"/>
          </w:tcPr>
          <w:p w14:paraId="1BA5204A" w14:textId="77777777" w:rsidR="00DD6449" w:rsidRDefault="00DD6449" w:rsidP="00DD6449">
            <w:pPr>
              <w:pStyle w:val="Untertitel"/>
              <w:rPr>
                <w:lang w:val="en-US"/>
              </w:rPr>
            </w:pPr>
            <w:r w:rsidRPr="006D017E">
              <w:rPr>
                <w:lang w:val="en-US"/>
              </w:rPr>
              <w:t>W3M20018.1</w:t>
            </w:r>
          </w:p>
          <w:p w14:paraId="35A73978" w14:textId="77777777" w:rsidR="00DD6449" w:rsidRPr="00B52DB6" w:rsidRDefault="00DD6449" w:rsidP="00DD6449">
            <w:pPr>
              <w:rPr>
                <w:lang w:val="en-US"/>
              </w:rPr>
            </w:pPr>
          </w:p>
        </w:tc>
      </w:tr>
      <w:tr w:rsidR="00DD6449" w:rsidRPr="00B52DB6" w14:paraId="529E144F" w14:textId="77777777" w:rsidTr="00DD6449">
        <w:trPr>
          <w:cnfStyle w:val="000000100000" w:firstRow="0" w:lastRow="0" w:firstColumn="0" w:lastColumn="0" w:oddVBand="0" w:evenVBand="0" w:oddHBand="1" w:evenHBand="0" w:firstRowFirstColumn="0" w:firstRowLastColumn="0" w:lastRowFirstColumn="0" w:lastRowLastColumn="0"/>
          <w:trHeight w:val="1629"/>
        </w:trPr>
        <w:tc>
          <w:tcPr>
            <w:cnfStyle w:val="001000000000" w:firstRow="0" w:lastRow="0" w:firstColumn="1" w:lastColumn="0" w:oddVBand="0" w:evenVBand="0" w:oddHBand="0" w:evenHBand="0" w:firstRowFirstColumn="0" w:firstRowLastColumn="0" w:lastRowFirstColumn="0" w:lastRowLastColumn="0"/>
            <w:tcW w:w="2552" w:type="dxa"/>
          </w:tcPr>
          <w:p w14:paraId="480D8220" w14:textId="488016EF"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Mitglieder Gruppe 3</w:t>
            </w:r>
          </w:p>
        </w:tc>
        <w:tc>
          <w:tcPr>
            <w:tcW w:w="6520" w:type="dxa"/>
          </w:tcPr>
          <w:p w14:paraId="106DE2DE" w14:textId="216E346E"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52DB6">
              <w:rPr>
                <w:lang w:val="en-US"/>
              </w:rPr>
              <w:t>Manmeet</w:t>
            </w:r>
            <w:proofErr w:type="spellEnd"/>
            <w:r w:rsidRPr="00B52DB6">
              <w:rPr>
                <w:lang w:val="en-US"/>
              </w:rPr>
              <w:t xml:space="preserve"> Kaur (CAS-TMINF20-W)</w:t>
            </w:r>
          </w:p>
          <w:p w14:paraId="62A51891" w14:textId="1BDE207A"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r w:rsidRPr="00B52DB6">
              <w:rPr>
                <w:lang w:val="en-US"/>
              </w:rPr>
              <w:t xml:space="preserve">Daniel </w:t>
            </w:r>
            <w:proofErr w:type="spellStart"/>
            <w:r w:rsidRPr="00B52DB6">
              <w:rPr>
                <w:lang w:val="en-US"/>
              </w:rPr>
              <w:t>Kirste</w:t>
            </w:r>
            <w:proofErr w:type="spellEnd"/>
            <w:r w:rsidRPr="00B52DB6">
              <w:rPr>
                <w:lang w:val="en-US"/>
              </w:rPr>
              <w:t xml:space="preserve"> (CAS-WWB20-W)</w:t>
            </w:r>
          </w:p>
          <w:p w14:paraId="72AC5C2C" w14:textId="3390AADC"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r w:rsidRPr="00B52DB6">
              <w:rPr>
                <w:lang w:val="en-US"/>
              </w:rPr>
              <w:t xml:space="preserve">Felix </w:t>
            </w:r>
            <w:proofErr w:type="spellStart"/>
            <w:r w:rsidRPr="00B52DB6">
              <w:rPr>
                <w:lang w:val="en-US"/>
              </w:rPr>
              <w:t>Öchnser</w:t>
            </w:r>
            <w:proofErr w:type="spellEnd"/>
            <w:r w:rsidRPr="00B52DB6">
              <w:rPr>
                <w:lang w:val="en-US"/>
              </w:rPr>
              <w:t xml:space="preserve"> (CAS-TMIE19-W)</w:t>
            </w:r>
          </w:p>
          <w:p w14:paraId="5958FA98" w14:textId="4FF778C9"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52DB6">
              <w:rPr>
                <w:lang w:val="en-US"/>
              </w:rPr>
              <w:t>Rouven</w:t>
            </w:r>
            <w:proofErr w:type="spellEnd"/>
            <w:r w:rsidRPr="00B52DB6">
              <w:rPr>
                <w:lang w:val="en-US"/>
              </w:rPr>
              <w:t xml:space="preserve"> </w:t>
            </w:r>
            <w:proofErr w:type="spellStart"/>
            <w:r w:rsidRPr="00B52DB6">
              <w:rPr>
                <w:lang w:val="en-US"/>
              </w:rPr>
              <w:t>Schnapka</w:t>
            </w:r>
            <w:proofErr w:type="spellEnd"/>
            <w:r w:rsidRPr="00B52DB6">
              <w:rPr>
                <w:lang w:val="en-US"/>
              </w:rPr>
              <w:t xml:space="preserve"> (CAS-WMWI20-W)</w:t>
            </w:r>
          </w:p>
          <w:p w14:paraId="6EFBF2CA" w14:textId="459287BD"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r w:rsidRPr="00B52DB6">
              <w:rPr>
                <w:lang w:val="en-US"/>
              </w:rPr>
              <w:t>Mario Scholz (CAS-WMWI20-S)</w:t>
            </w:r>
          </w:p>
        </w:tc>
      </w:tr>
      <w:tr w:rsidR="00DD6449" w14:paraId="1FF7F752" w14:textId="77777777" w:rsidTr="00DD6449">
        <w:trPr>
          <w:trHeight w:val="411"/>
        </w:trPr>
        <w:tc>
          <w:tcPr>
            <w:cnfStyle w:val="001000000000" w:firstRow="0" w:lastRow="0" w:firstColumn="1" w:lastColumn="0" w:oddVBand="0" w:evenVBand="0" w:oddHBand="0" w:evenHBand="0" w:firstRowFirstColumn="0" w:firstRowLastColumn="0" w:lastRowFirstColumn="0" w:lastRowLastColumn="0"/>
            <w:tcW w:w="2552" w:type="dxa"/>
          </w:tcPr>
          <w:p w14:paraId="7DCD73BC" w14:textId="4D001D51"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Abgabedatum</w:t>
            </w:r>
          </w:p>
        </w:tc>
        <w:tc>
          <w:tcPr>
            <w:tcW w:w="6520" w:type="dxa"/>
          </w:tcPr>
          <w:p w14:paraId="157E0E51" w14:textId="20A11938" w:rsidR="00DD6449" w:rsidRPr="00DD6449" w:rsidRDefault="00DD6449" w:rsidP="00DD6449">
            <w:pPr>
              <w:cnfStyle w:val="000000000000" w:firstRow="0" w:lastRow="0" w:firstColumn="0" w:lastColumn="0" w:oddVBand="0" w:evenVBand="0" w:oddHBand="0" w:evenHBand="0" w:firstRowFirstColumn="0" w:firstRowLastColumn="0" w:lastRowFirstColumn="0" w:lastRowLastColumn="0"/>
            </w:pPr>
            <w:r w:rsidRPr="00DD6449">
              <w:t>23.12.2020</w:t>
            </w:r>
          </w:p>
        </w:tc>
      </w:tr>
      <w:tr w:rsidR="00DD6449" w:rsidRPr="00DD6449" w14:paraId="07EDE04D" w14:textId="77777777" w:rsidTr="00DD644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52" w:type="dxa"/>
          </w:tcPr>
          <w:p w14:paraId="140392EE" w14:textId="04D52896"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 xml:space="preserve">Link zum Repository:  </w:t>
            </w:r>
          </w:p>
        </w:tc>
        <w:tc>
          <w:tcPr>
            <w:tcW w:w="6520" w:type="dxa"/>
          </w:tcPr>
          <w:p w14:paraId="1CF8980D" w14:textId="0C029CC4" w:rsidR="00DD6449" w:rsidRPr="00DD6449" w:rsidRDefault="00FD74AA" w:rsidP="00DD6449">
            <w:pPr>
              <w:cnfStyle w:val="000000100000" w:firstRow="0" w:lastRow="0" w:firstColumn="0" w:lastColumn="0" w:oddVBand="0" w:evenVBand="0" w:oddHBand="1" w:evenHBand="0" w:firstRowFirstColumn="0" w:firstRowLastColumn="0" w:lastRowFirstColumn="0" w:lastRowLastColumn="0"/>
              <w:rPr>
                <w:u w:val="single"/>
              </w:rPr>
            </w:pPr>
            <w:hyperlink r:id="rId7" w:tgtFrame="_blank" w:history="1">
              <w:r w:rsidR="00DD6449" w:rsidRPr="00DD6449">
                <w:rPr>
                  <w:u w:val="single"/>
                </w:rPr>
                <w:t>https://github.com/dkirste/datascience2020</w:t>
              </w:r>
            </w:hyperlink>
          </w:p>
        </w:tc>
      </w:tr>
    </w:tbl>
    <w:p w14:paraId="475D4E8F" w14:textId="77777777" w:rsidR="009779E2" w:rsidRDefault="009779E2">
      <w:pPr>
        <w:spacing w:after="200" w:line="276" w:lineRule="auto"/>
        <w:sectPr w:rsidR="009779E2" w:rsidSect="009779E2">
          <w:footerReference w:type="default" r:id="rId8"/>
          <w:headerReference w:type="first" r:id="rId9"/>
          <w:pgSz w:w="11906" w:h="16838"/>
          <w:pgMar w:top="1417" w:right="1417" w:bottom="1134"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2034684862"/>
        <w:docPartObj>
          <w:docPartGallery w:val="Table of Contents"/>
          <w:docPartUnique/>
        </w:docPartObj>
      </w:sdtPr>
      <w:sdtEndPr>
        <w:rPr>
          <w:b/>
          <w:bCs/>
        </w:rPr>
      </w:sdtEndPr>
      <w:sdtContent>
        <w:p w14:paraId="1EE41238" w14:textId="77777777" w:rsidR="002E64EA" w:rsidRDefault="002E64EA" w:rsidP="002E64EA">
          <w:pPr>
            <w:pStyle w:val="Inhaltsverzeichnisberschrift"/>
          </w:pPr>
          <w:r>
            <w:t>Inhalt</w:t>
          </w:r>
        </w:p>
        <w:p w14:paraId="6D2FBB8F" w14:textId="2F74DD3B" w:rsidR="00B93BD9" w:rsidRDefault="002E64EA">
          <w:pPr>
            <w:pStyle w:val="Verzeichnis1"/>
            <w:tabs>
              <w:tab w:val="right" w:leader="dot" w:pos="9062"/>
            </w:tabs>
            <w:rPr>
              <w:rFonts w:eastAsiaTheme="minorEastAsia"/>
              <w:noProof/>
              <w:lang w:eastAsia="de-DE"/>
            </w:rPr>
          </w:pPr>
          <w:r>
            <w:fldChar w:fldCharType="begin"/>
          </w:r>
          <w:r>
            <w:instrText xml:space="preserve"> TOC \o "1-5" \h \z \u </w:instrText>
          </w:r>
          <w:r>
            <w:fldChar w:fldCharType="separate"/>
          </w:r>
          <w:hyperlink w:anchor="_Toc59440153" w:history="1">
            <w:r w:rsidR="00B93BD9" w:rsidRPr="006C10A9">
              <w:rPr>
                <w:rStyle w:val="Hyperlink"/>
                <w:noProof/>
              </w:rPr>
              <w:t>Big Data Prototyp am Beispiel eines Webshops</w:t>
            </w:r>
            <w:r w:rsidR="00B93BD9">
              <w:rPr>
                <w:noProof/>
                <w:webHidden/>
              </w:rPr>
              <w:tab/>
            </w:r>
            <w:r w:rsidR="00B93BD9">
              <w:rPr>
                <w:noProof/>
                <w:webHidden/>
              </w:rPr>
              <w:fldChar w:fldCharType="begin"/>
            </w:r>
            <w:r w:rsidR="00B93BD9">
              <w:rPr>
                <w:noProof/>
                <w:webHidden/>
              </w:rPr>
              <w:instrText xml:space="preserve"> PAGEREF _Toc59440153 \h </w:instrText>
            </w:r>
            <w:r w:rsidR="00B93BD9">
              <w:rPr>
                <w:noProof/>
                <w:webHidden/>
              </w:rPr>
            </w:r>
            <w:r w:rsidR="00B93BD9">
              <w:rPr>
                <w:noProof/>
                <w:webHidden/>
              </w:rPr>
              <w:fldChar w:fldCharType="separate"/>
            </w:r>
            <w:r w:rsidR="002570D0">
              <w:rPr>
                <w:noProof/>
                <w:webHidden/>
              </w:rPr>
              <w:t>1</w:t>
            </w:r>
            <w:r w:rsidR="00B93BD9">
              <w:rPr>
                <w:noProof/>
                <w:webHidden/>
              </w:rPr>
              <w:fldChar w:fldCharType="end"/>
            </w:r>
          </w:hyperlink>
        </w:p>
        <w:p w14:paraId="5B3B4A91" w14:textId="7B388FD3" w:rsidR="00B93BD9" w:rsidRDefault="00FD74AA">
          <w:pPr>
            <w:pStyle w:val="Verzeichnis2"/>
            <w:tabs>
              <w:tab w:val="right" w:leader="dot" w:pos="9062"/>
            </w:tabs>
            <w:rPr>
              <w:rFonts w:eastAsiaTheme="minorEastAsia"/>
              <w:noProof/>
              <w:lang w:eastAsia="de-DE"/>
            </w:rPr>
          </w:pPr>
          <w:hyperlink w:anchor="_Toc59440154" w:history="1">
            <w:r w:rsidR="00B93BD9" w:rsidRPr="006C10A9">
              <w:rPr>
                <w:rStyle w:val="Hyperlink"/>
                <w:noProof/>
              </w:rPr>
              <w:t>Aufgabenstellung</w:t>
            </w:r>
            <w:r w:rsidR="00B93BD9">
              <w:rPr>
                <w:noProof/>
                <w:webHidden/>
              </w:rPr>
              <w:tab/>
            </w:r>
            <w:r w:rsidR="00B93BD9">
              <w:rPr>
                <w:noProof/>
                <w:webHidden/>
              </w:rPr>
              <w:fldChar w:fldCharType="begin"/>
            </w:r>
            <w:r w:rsidR="00B93BD9">
              <w:rPr>
                <w:noProof/>
                <w:webHidden/>
              </w:rPr>
              <w:instrText xml:space="preserve"> PAGEREF _Toc59440154 \h </w:instrText>
            </w:r>
            <w:r w:rsidR="00B93BD9">
              <w:rPr>
                <w:noProof/>
                <w:webHidden/>
              </w:rPr>
            </w:r>
            <w:r w:rsidR="00B93BD9">
              <w:rPr>
                <w:noProof/>
                <w:webHidden/>
              </w:rPr>
              <w:fldChar w:fldCharType="separate"/>
            </w:r>
            <w:r w:rsidR="002570D0">
              <w:rPr>
                <w:noProof/>
                <w:webHidden/>
              </w:rPr>
              <w:t>1</w:t>
            </w:r>
            <w:r w:rsidR="00B93BD9">
              <w:rPr>
                <w:noProof/>
                <w:webHidden/>
              </w:rPr>
              <w:fldChar w:fldCharType="end"/>
            </w:r>
          </w:hyperlink>
        </w:p>
        <w:p w14:paraId="0CA892FE" w14:textId="485178A8" w:rsidR="00B93BD9" w:rsidRDefault="00FD74AA">
          <w:pPr>
            <w:pStyle w:val="Verzeichnis2"/>
            <w:tabs>
              <w:tab w:val="right" w:leader="dot" w:pos="9062"/>
            </w:tabs>
            <w:rPr>
              <w:rFonts w:eastAsiaTheme="minorEastAsia"/>
              <w:noProof/>
              <w:lang w:eastAsia="de-DE"/>
            </w:rPr>
          </w:pPr>
          <w:hyperlink w:anchor="_Toc59440155" w:history="1">
            <w:r w:rsidR="00B93BD9" w:rsidRPr="006C10A9">
              <w:rPr>
                <w:rStyle w:val="Hyperlink"/>
                <w:noProof/>
              </w:rPr>
              <w:t>Vorstellung Use-Case</w:t>
            </w:r>
            <w:r w:rsidR="00B93BD9">
              <w:rPr>
                <w:noProof/>
                <w:webHidden/>
              </w:rPr>
              <w:tab/>
            </w:r>
            <w:r w:rsidR="00B93BD9">
              <w:rPr>
                <w:noProof/>
                <w:webHidden/>
              </w:rPr>
              <w:fldChar w:fldCharType="begin"/>
            </w:r>
            <w:r w:rsidR="00B93BD9">
              <w:rPr>
                <w:noProof/>
                <w:webHidden/>
              </w:rPr>
              <w:instrText xml:space="preserve"> PAGEREF _Toc59440155 \h </w:instrText>
            </w:r>
            <w:r w:rsidR="00B93BD9">
              <w:rPr>
                <w:noProof/>
                <w:webHidden/>
              </w:rPr>
            </w:r>
            <w:r w:rsidR="00B93BD9">
              <w:rPr>
                <w:noProof/>
                <w:webHidden/>
              </w:rPr>
              <w:fldChar w:fldCharType="separate"/>
            </w:r>
            <w:r w:rsidR="002570D0">
              <w:rPr>
                <w:noProof/>
                <w:webHidden/>
              </w:rPr>
              <w:t>1</w:t>
            </w:r>
            <w:r w:rsidR="00B93BD9">
              <w:rPr>
                <w:noProof/>
                <w:webHidden/>
              </w:rPr>
              <w:fldChar w:fldCharType="end"/>
            </w:r>
          </w:hyperlink>
        </w:p>
        <w:p w14:paraId="3A1BC67B" w14:textId="10A2D782" w:rsidR="00B93BD9" w:rsidRDefault="00FD74AA">
          <w:pPr>
            <w:pStyle w:val="Verzeichnis2"/>
            <w:tabs>
              <w:tab w:val="right" w:leader="dot" w:pos="9062"/>
            </w:tabs>
            <w:rPr>
              <w:rFonts w:eastAsiaTheme="minorEastAsia"/>
              <w:noProof/>
              <w:lang w:eastAsia="de-DE"/>
            </w:rPr>
          </w:pPr>
          <w:hyperlink w:anchor="_Toc59440156" w:history="1">
            <w:r w:rsidR="00B93BD9" w:rsidRPr="006C10A9">
              <w:rPr>
                <w:rStyle w:val="Hyperlink"/>
                <w:noProof/>
              </w:rPr>
              <w:t>Aufbau Architektur</w:t>
            </w:r>
            <w:r w:rsidR="00B93BD9">
              <w:rPr>
                <w:noProof/>
                <w:webHidden/>
              </w:rPr>
              <w:tab/>
            </w:r>
            <w:r w:rsidR="00B93BD9">
              <w:rPr>
                <w:noProof/>
                <w:webHidden/>
              </w:rPr>
              <w:fldChar w:fldCharType="begin"/>
            </w:r>
            <w:r w:rsidR="00B93BD9">
              <w:rPr>
                <w:noProof/>
                <w:webHidden/>
              </w:rPr>
              <w:instrText xml:space="preserve"> PAGEREF _Toc59440156 \h </w:instrText>
            </w:r>
            <w:r w:rsidR="00B93BD9">
              <w:rPr>
                <w:noProof/>
                <w:webHidden/>
              </w:rPr>
            </w:r>
            <w:r w:rsidR="00B93BD9">
              <w:rPr>
                <w:noProof/>
                <w:webHidden/>
              </w:rPr>
              <w:fldChar w:fldCharType="separate"/>
            </w:r>
            <w:r w:rsidR="002570D0">
              <w:rPr>
                <w:noProof/>
                <w:webHidden/>
              </w:rPr>
              <w:t>1</w:t>
            </w:r>
            <w:r w:rsidR="00B93BD9">
              <w:rPr>
                <w:noProof/>
                <w:webHidden/>
              </w:rPr>
              <w:fldChar w:fldCharType="end"/>
            </w:r>
          </w:hyperlink>
        </w:p>
        <w:p w14:paraId="569A3CF7" w14:textId="6FE5FD2E" w:rsidR="00B93BD9" w:rsidRDefault="00FD74AA">
          <w:pPr>
            <w:pStyle w:val="Verzeichnis2"/>
            <w:tabs>
              <w:tab w:val="right" w:leader="dot" w:pos="9062"/>
            </w:tabs>
            <w:rPr>
              <w:rFonts w:eastAsiaTheme="minorEastAsia"/>
              <w:noProof/>
              <w:lang w:eastAsia="de-DE"/>
            </w:rPr>
          </w:pPr>
          <w:hyperlink w:anchor="_Toc59440157" w:history="1">
            <w:r w:rsidR="00B93BD9" w:rsidRPr="006C10A9">
              <w:rPr>
                <w:rStyle w:val="Hyperlink"/>
                <w:noProof/>
              </w:rPr>
              <w:t>Vorstellung elementarer Codebestandteile</w:t>
            </w:r>
            <w:r w:rsidR="00B93BD9">
              <w:rPr>
                <w:noProof/>
                <w:webHidden/>
              </w:rPr>
              <w:tab/>
            </w:r>
            <w:r w:rsidR="00B93BD9">
              <w:rPr>
                <w:noProof/>
                <w:webHidden/>
              </w:rPr>
              <w:fldChar w:fldCharType="begin"/>
            </w:r>
            <w:r w:rsidR="00B93BD9">
              <w:rPr>
                <w:noProof/>
                <w:webHidden/>
              </w:rPr>
              <w:instrText xml:space="preserve"> PAGEREF _Toc59440157 \h </w:instrText>
            </w:r>
            <w:r w:rsidR="00B93BD9">
              <w:rPr>
                <w:noProof/>
                <w:webHidden/>
              </w:rPr>
            </w:r>
            <w:r w:rsidR="00B93BD9">
              <w:rPr>
                <w:noProof/>
                <w:webHidden/>
              </w:rPr>
              <w:fldChar w:fldCharType="separate"/>
            </w:r>
            <w:r w:rsidR="002570D0">
              <w:rPr>
                <w:noProof/>
                <w:webHidden/>
              </w:rPr>
              <w:t>2</w:t>
            </w:r>
            <w:r w:rsidR="00B93BD9">
              <w:rPr>
                <w:noProof/>
                <w:webHidden/>
              </w:rPr>
              <w:fldChar w:fldCharType="end"/>
            </w:r>
          </w:hyperlink>
        </w:p>
        <w:p w14:paraId="7621B93A" w14:textId="4B9F09CB" w:rsidR="00B93BD9" w:rsidRDefault="00FD74AA">
          <w:pPr>
            <w:pStyle w:val="Verzeichnis1"/>
            <w:tabs>
              <w:tab w:val="right" w:leader="dot" w:pos="9062"/>
            </w:tabs>
            <w:rPr>
              <w:rFonts w:eastAsiaTheme="minorEastAsia"/>
              <w:noProof/>
              <w:lang w:eastAsia="de-DE"/>
            </w:rPr>
          </w:pPr>
          <w:hyperlink w:anchor="_Toc59440158" w:history="1">
            <w:r w:rsidR="00B93BD9" w:rsidRPr="006C10A9">
              <w:rPr>
                <w:rStyle w:val="Hyperlink"/>
                <w:noProof/>
                <w:lang w:val="en-US"/>
              </w:rPr>
              <w:t>Data Science am Beispiel Human Resources</w:t>
            </w:r>
            <w:r w:rsidR="00B93BD9">
              <w:rPr>
                <w:noProof/>
                <w:webHidden/>
              </w:rPr>
              <w:tab/>
            </w:r>
            <w:r w:rsidR="00B93BD9">
              <w:rPr>
                <w:noProof/>
                <w:webHidden/>
              </w:rPr>
              <w:fldChar w:fldCharType="begin"/>
            </w:r>
            <w:r w:rsidR="00B93BD9">
              <w:rPr>
                <w:noProof/>
                <w:webHidden/>
              </w:rPr>
              <w:instrText xml:space="preserve"> PAGEREF _Toc59440158 \h </w:instrText>
            </w:r>
            <w:r w:rsidR="00B93BD9">
              <w:rPr>
                <w:noProof/>
                <w:webHidden/>
              </w:rPr>
            </w:r>
            <w:r w:rsidR="00B93BD9">
              <w:rPr>
                <w:noProof/>
                <w:webHidden/>
              </w:rPr>
              <w:fldChar w:fldCharType="separate"/>
            </w:r>
            <w:r w:rsidR="002570D0">
              <w:rPr>
                <w:noProof/>
                <w:webHidden/>
              </w:rPr>
              <w:t>3</w:t>
            </w:r>
            <w:r w:rsidR="00B93BD9">
              <w:rPr>
                <w:noProof/>
                <w:webHidden/>
              </w:rPr>
              <w:fldChar w:fldCharType="end"/>
            </w:r>
          </w:hyperlink>
        </w:p>
        <w:p w14:paraId="06CBDCB0" w14:textId="68FAF2E0" w:rsidR="00B93BD9" w:rsidRDefault="00FD74AA">
          <w:pPr>
            <w:pStyle w:val="Verzeichnis2"/>
            <w:tabs>
              <w:tab w:val="right" w:leader="dot" w:pos="9062"/>
            </w:tabs>
            <w:rPr>
              <w:rFonts w:eastAsiaTheme="minorEastAsia"/>
              <w:noProof/>
              <w:lang w:eastAsia="de-DE"/>
            </w:rPr>
          </w:pPr>
          <w:hyperlink w:anchor="_Toc59440159" w:history="1">
            <w:r w:rsidR="00B93BD9" w:rsidRPr="006C10A9">
              <w:rPr>
                <w:rStyle w:val="Hyperlink"/>
                <w:noProof/>
              </w:rPr>
              <w:t>Aufgabenstellung</w:t>
            </w:r>
            <w:r w:rsidR="00B93BD9">
              <w:rPr>
                <w:noProof/>
                <w:webHidden/>
              </w:rPr>
              <w:tab/>
            </w:r>
            <w:r w:rsidR="00B93BD9">
              <w:rPr>
                <w:noProof/>
                <w:webHidden/>
              </w:rPr>
              <w:fldChar w:fldCharType="begin"/>
            </w:r>
            <w:r w:rsidR="00B93BD9">
              <w:rPr>
                <w:noProof/>
                <w:webHidden/>
              </w:rPr>
              <w:instrText xml:space="preserve"> PAGEREF _Toc59440159 \h </w:instrText>
            </w:r>
            <w:r w:rsidR="00B93BD9">
              <w:rPr>
                <w:noProof/>
                <w:webHidden/>
              </w:rPr>
            </w:r>
            <w:r w:rsidR="00B93BD9">
              <w:rPr>
                <w:noProof/>
                <w:webHidden/>
              </w:rPr>
              <w:fldChar w:fldCharType="separate"/>
            </w:r>
            <w:r w:rsidR="002570D0">
              <w:rPr>
                <w:noProof/>
                <w:webHidden/>
              </w:rPr>
              <w:t>3</w:t>
            </w:r>
            <w:r w:rsidR="00B93BD9">
              <w:rPr>
                <w:noProof/>
                <w:webHidden/>
              </w:rPr>
              <w:fldChar w:fldCharType="end"/>
            </w:r>
          </w:hyperlink>
        </w:p>
        <w:p w14:paraId="55DDEDBB" w14:textId="20603B51" w:rsidR="00B93BD9" w:rsidRDefault="00FD74AA">
          <w:pPr>
            <w:pStyle w:val="Verzeichnis2"/>
            <w:tabs>
              <w:tab w:val="right" w:leader="dot" w:pos="9062"/>
            </w:tabs>
            <w:rPr>
              <w:rFonts w:eastAsiaTheme="minorEastAsia"/>
              <w:noProof/>
              <w:lang w:eastAsia="de-DE"/>
            </w:rPr>
          </w:pPr>
          <w:hyperlink w:anchor="_Toc59440160" w:history="1">
            <w:r w:rsidR="00B93BD9" w:rsidRPr="006C10A9">
              <w:rPr>
                <w:rStyle w:val="Hyperlink"/>
                <w:noProof/>
              </w:rPr>
              <w:t>Use-Case 1 - mushrooms</w:t>
            </w:r>
            <w:r w:rsidR="00B93BD9">
              <w:rPr>
                <w:noProof/>
                <w:webHidden/>
              </w:rPr>
              <w:tab/>
            </w:r>
            <w:r w:rsidR="00B93BD9">
              <w:rPr>
                <w:noProof/>
                <w:webHidden/>
              </w:rPr>
              <w:fldChar w:fldCharType="begin"/>
            </w:r>
            <w:r w:rsidR="00B93BD9">
              <w:rPr>
                <w:noProof/>
                <w:webHidden/>
              </w:rPr>
              <w:instrText xml:space="preserve"> PAGEREF _Toc59440160 \h </w:instrText>
            </w:r>
            <w:r w:rsidR="00B93BD9">
              <w:rPr>
                <w:noProof/>
                <w:webHidden/>
              </w:rPr>
            </w:r>
            <w:r w:rsidR="00B93BD9">
              <w:rPr>
                <w:noProof/>
                <w:webHidden/>
              </w:rPr>
              <w:fldChar w:fldCharType="separate"/>
            </w:r>
            <w:r w:rsidR="002570D0">
              <w:rPr>
                <w:noProof/>
                <w:webHidden/>
              </w:rPr>
              <w:t>3</w:t>
            </w:r>
            <w:r w:rsidR="00B93BD9">
              <w:rPr>
                <w:noProof/>
                <w:webHidden/>
              </w:rPr>
              <w:fldChar w:fldCharType="end"/>
            </w:r>
          </w:hyperlink>
        </w:p>
        <w:p w14:paraId="3DF5F5B3" w14:textId="209D6F01" w:rsidR="00B93BD9" w:rsidRDefault="00FD74AA">
          <w:pPr>
            <w:pStyle w:val="Verzeichnis3"/>
            <w:tabs>
              <w:tab w:val="right" w:leader="dot" w:pos="9062"/>
            </w:tabs>
            <w:rPr>
              <w:rFonts w:eastAsiaTheme="minorEastAsia"/>
              <w:noProof/>
              <w:lang w:eastAsia="de-DE"/>
            </w:rPr>
          </w:pPr>
          <w:hyperlink w:anchor="_Toc59440161" w:history="1">
            <w:r w:rsidR="00B93BD9" w:rsidRPr="006C10A9">
              <w:rPr>
                <w:rStyle w:val="Hyperlink"/>
                <w:noProof/>
              </w:rPr>
              <w:t>Business Understanding</w:t>
            </w:r>
            <w:r w:rsidR="00B93BD9">
              <w:rPr>
                <w:noProof/>
                <w:webHidden/>
              </w:rPr>
              <w:tab/>
            </w:r>
            <w:r w:rsidR="00B93BD9">
              <w:rPr>
                <w:noProof/>
                <w:webHidden/>
              </w:rPr>
              <w:fldChar w:fldCharType="begin"/>
            </w:r>
            <w:r w:rsidR="00B93BD9">
              <w:rPr>
                <w:noProof/>
                <w:webHidden/>
              </w:rPr>
              <w:instrText xml:space="preserve"> PAGEREF _Toc59440161 \h </w:instrText>
            </w:r>
            <w:r w:rsidR="00B93BD9">
              <w:rPr>
                <w:noProof/>
                <w:webHidden/>
              </w:rPr>
            </w:r>
            <w:r w:rsidR="00B93BD9">
              <w:rPr>
                <w:noProof/>
                <w:webHidden/>
              </w:rPr>
              <w:fldChar w:fldCharType="separate"/>
            </w:r>
            <w:r w:rsidR="002570D0">
              <w:rPr>
                <w:noProof/>
                <w:webHidden/>
              </w:rPr>
              <w:t>3</w:t>
            </w:r>
            <w:r w:rsidR="00B93BD9">
              <w:rPr>
                <w:noProof/>
                <w:webHidden/>
              </w:rPr>
              <w:fldChar w:fldCharType="end"/>
            </w:r>
          </w:hyperlink>
        </w:p>
        <w:p w14:paraId="1FDFBAE8" w14:textId="00CAACB1" w:rsidR="00B93BD9" w:rsidRDefault="00FD74AA">
          <w:pPr>
            <w:pStyle w:val="Verzeichnis3"/>
            <w:tabs>
              <w:tab w:val="right" w:leader="dot" w:pos="9062"/>
            </w:tabs>
            <w:rPr>
              <w:rFonts w:eastAsiaTheme="minorEastAsia"/>
              <w:noProof/>
              <w:lang w:eastAsia="de-DE"/>
            </w:rPr>
          </w:pPr>
          <w:hyperlink w:anchor="_Toc59440162" w:history="1">
            <w:r w:rsidR="00B93BD9" w:rsidRPr="006C10A9">
              <w:rPr>
                <w:rStyle w:val="Hyperlink"/>
                <w:noProof/>
              </w:rPr>
              <w:t>Data Understanding</w:t>
            </w:r>
            <w:r w:rsidR="00B93BD9">
              <w:rPr>
                <w:noProof/>
                <w:webHidden/>
              </w:rPr>
              <w:tab/>
            </w:r>
            <w:r w:rsidR="00B93BD9">
              <w:rPr>
                <w:noProof/>
                <w:webHidden/>
              </w:rPr>
              <w:fldChar w:fldCharType="begin"/>
            </w:r>
            <w:r w:rsidR="00B93BD9">
              <w:rPr>
                <w:noProof/>
                <w:webHidden/>
              </w:rPr>
              <w:instrText xml:space="preserve"> PAGEREF _Toc59440162 \h </w:instrText>
            </w:r>
            <w:r w:rsidR="00B93BD9">
              <w:rPr>
                <w:noProof/>
                <w:webHidden/>
              </w:rPr>
            </w:r>
            <w:r w:rsidR="00B93BD9">
              <w:rPr>
                <w:noProof/>
                <w:webHidden/>
              </w:rPr>
              <w:fldChar w:fldCharType="separate"/>
            </w:r>
            <w:r w:rsidR="002570D0">
              <w:rPr>
                <w:noProof/>
                <w:webHidden/>
              </w:rPr>
              <w:t>3</w:t>
            </w:r>
            <w:r w:rsidR="00B93BD9">
              <w:rPr>
                <w:noProof/>
                <w:webHidden/>
              </w:rPr>
              <w:fldChar w:fldCharType="end"/>
            </w:r>
          </w:hyperlink>
        </w:p>
        <w:p w14:paraId="651218D1" w14:textId="5FD7DB23" w:rsidR="00B93BD9" w:rsidRDefault="00FD74AA">
          <w:pPr>
            <w:pStyle w:val="Verzeichnis3"/>
            <w:tabs>
              <w:tab w:val="right" w:leader="dot" w:pos="9062"/>
            </w:tabs>
            <w:rPr>
              <w:rFonts w:eastAsiaTheme="minorEastAsia"/>
              <w:noProof/>
              <w:lang w:eastAsia="de-DE"/>
            </w:rPr>
          </w:pPr>
          <w:hyperlink w:anchor="_Toc59440163" w:history="1">
            <w:r w:rsidR="00B93BD9" w:rsidRPr="006C10A9">
              <w:rPr>
                <w:rStyle w:val="Hyperlink"/>
                <w:noProof/>
              </w:rPr>
              <w:t>Data Preparation</w:t>
            </w:r>
            <w:r w:rsidR="00B93BD9">
              <w:rPr>
                <w:noProof/>
                <w:webHidden/>
              </w:rPr>
              <w:tab/>
            </w:r>
            <w:r w:rsidR="00B93BD9">
              <w:rPr>
                <w:noProof/>
                <w:webHidden/>
              </w:rPr>
              <w:fldChar w:fldCharType="begin"/>
            </w:r>
            <w:r w:rsidR="00B93BD9">
              <w:rPr>
                <w:noProof/>
                <w:webHidden/>
              </w:rPr>
              <w:instrText xml:space="preserve"> PAGEREF _Toc59440163 \h </w:instrText>
            </w:r>
            <w:r w:rsidR="00B93BD9">
              <w:rPr>
                <w:noProof/>
                <w:webHidden/>
              </w:rPr>
            </w:r>
            <w:r w:rsidR="00B93BD9">
              <w:rPr>
                <w:noProof/>
                <w:webHidden/>
              </w:rPr>
              <w:fldChar w:fldCharType="separate"/>
            </w:r>
            <w:r w:rsidR="002570D0">
              <w:rPr>
                <w:noProof/>
                <w:webHidden/>
              </w:rPr>
              <w:t>4</w:t>
            </w:r>
            <w:r w:rsidR="00B93BD9">
              <w:rPr>
                <w:noProof/>
                <w:webHidden/>
              </w:rPr>
              <w:fldChar w:fldCharType="end"/>
            </w:r>
          </w:hyperlink>
        </w:p>
        <w:p w14:paraId="024EEF28" w14:textId="2326BBFC" w:rsidR="00B93BD9" w:rsidRDefault="00FD74AA">
          <w:pPr>
            <w:pStyle w:val="Verzeichnis2"/>
            <w:tabs>
              <w:tab w:val="right" w:leader="dot" w:pos="9062"/>
            </w:tabs>
            <w:rPr>
              <w:rFonts w:eastAsiaTheme="minorEastAsia"/>
              <w:noProof/>
              <w:lang w:eastAsia="de-DE"/>
            </w:rPr>
          </w:pPr>
          <w:hyperlink w:anchor="_Toc59440164" w:history="1">
            <w:r w:rsidR="00B93BD9" w:rsidRPr="006C10A9">
              <w:rPr>
                <w:rStyle w:val="Hyperlink"/>
                <w:noProof/>
              </w:rPr>
              <w:t>Use-Case 2 – Human Resources</w:t>
            </w:r>
            <w:r w:rsidR="00B93BD9">
              <w:rPr>
                <w:noProof/>
                <w:webHidden/>
              </w:rPr>
              <w:tab/>
            </w:r>
            <w:r w:rsidR="00B93BD9">
              <w:rPr>
                <w:noProof/>
                <w:webHidden/>
              </w:rPr>
              <w:fldChar w:fldCharType="begin"/>
            </w:r>
            <w:r w:rsidR="00B93BD9">
              <w:rPr>
                <w:noProof/>
                <w:webHidden/>
              </w:rPr>
              <w:instrText xml:space="preserve"> PAGEREF _Toc59440164 \h </w:instrText>
            </w:r>
            <w:r w:rsidR="00B93BD9">
              <w:rPr>
                <w:noProof/>
                <w:webHidden/>
              </w:rPr>
            </w:r>
            <w:r w:rsidR="00B93BD9">
              <w:rPr>
                <w:noProof/>
                <w:webHidden/>
              </w:rPr>
              <w:fldChar w:fldCharType="separate"/>
            </w:r>
            <w:r w:rsidR="002570D0">
              <w:rPr>
                <w:noProof/>
                <w:webHidden/>
              </w:rPr>
              <w:t>6</w:t>
            </w:r>
            <w:r w:rsidR="00B93BD9">
              <w:rPr>
                <w:noProof/>
                <w:webHidden/>
              </w:rPr>
              <w:fldChar w:fldCharType="end"/>
            </w:r>
          </w:hyperlink>
        </w:p>
        <w:p w14:paraId="29399438" w14:textId="31313E18" w:rsidR="00B93BD9" w:rsidRDefault="00FD74AA">
          <w:pPr>
            <w:pStyle w:val="Verzeichnis3"/>
            <w:tabs>
              <w:tab w:val="right" w:leader="dot" w:pos="9062"/>
            </w:tabs>
            <w:rPr>
              <w:rFonts w:eastAsiaTheme="minorEastAsia"/>
              <w:noProof/>
              <w:lang w:eastAsia="de-DE"/>
            </w:rPr>
          </w:pPr>
          <w:hyperlink w:anchor="_Toc59440165" w:history="1">
            <w:r w:rsidR="00B93BD9" w:rsidRPr="006C10A9">
              <w:rPr>
                <w:rStyle w:val="Hyperlink"/>
                <w:noProof/>
              </w:rPr>
              <w:t>Business Understanding</w:t>
            </w:r>
            <w:r w:rsidR="00B93BD9">
              <w:rPr>
                <w:noProof/>
                <w:webHidden/>
              </w:rPr>
              <w:tab/>
            </w:r>
            <w:r w:rsidR="00B93BD9">
              <w:rPr>
                <w:noProof/>
                <w:webHidden/>
              </w:rPr>
              <w:fldChar w:fldCharType="begin"/>
            </w:r>
            <w:r w:rsidR="00B93BD9">
              <w:rPr>
                <w:noProof/>
                <w:webHidden/>
              </w:rPr>
              <w:instrText xml:space="preserve"> PAGEREF _Toc59440165 \h </w:instrText>
            </w:r>
            <w:r w:rsidR="00B93BD9">
              <w:rPr>
                <w:noProof/>
                <w:webHidden/>
              </w:rPr>
            </w:r>
            <w:r w:rsidR="00B93BD9">
              <w:rPr>
                <w:noProof/>
                <w:webHidden/>
              </w:rPr>
              <w:fldChar w:fldCharType="separate"/>
            </w:r>
            <w:r w:rsidR="002570D0">
              <w:rPr>
                <w:noProof/>
                <w:webHidden/>
              </w:rPr>
              <w:t>6</w:t>
            </w:r>
            <w:r w:rsidR="00B93BD9">
              <w:rPr>
                <w:noProof/>
                <w:webHidden/>
              </w:rPr>
              <w:fldChar w:fldCharType="end"/>
            </w:r>
          </w:hyperlink>
        </w:p>
        <w:p w14:paraId="20F7F526" w14:textId="1AD6B5E3" w:rsidR="00B93BD9" w:rsidRDefault="00FD74AA">
          <w:pPr>
            <w:pStyle w:val="Verzeichnis3"/>
            <w:tabs>
              <w:tab w:val="right" w:leader="dot" w:pos="9062"/>
            </w:tabs>
            <w:rPr>
              <w:rFonts w:eastAsiaTheme="minorEastAsia"/>
              <w:noProof/>
              <w:lang w:eastAsia="de-DE"/>
            </w:rPr>
          </w:pPr>
          <w:hyperlink w:anchor="_Toc59440166" w:history="1">
            <w:r w:rsidR="00B93BD9" w:rsidRPr="006C10A9">
              <w:rPr>
                <w:rStyle w:val="Hyperlink"/>
                <w:noProof/>
              </w:rPr>
              <w:t>Data Understanding</w:t>
            </w:r>
            <w:r w:rsidR="00B93BD9">
              <w:rPr>
                <w:noProof/>
                <w:webHidden/>
              </w:rPr>
              <w:tab/>
            </w:r>
            <w:r w:rsidR="00B93BD9">
              <w:rPr>
                <w:noProof/>
                <w:webHidden/>
              </w:rPr>
              <w:fldChar w:fldCharType="begin"/>
            </w:r>
            <w:r w:rsidR="00B93BD9">
              <w:rPr>
                <w:noProof/>
                <w:webHidden/>
              </w:rPr>
              <w:instrText xml:space="preserve"> PAGEREF _Toc59440166 \h </w:instrText>
            </w:r>
            <w:r w:rsidR="00B93BD9">
              <w:rPr>
                <w:noProof/>
                <w:webHidden/>
              </w:rPr>
            </w:r>
            <w:r w:rsidR="00B93BD9">
              <w:rPr>
                <w:noProof/>
                <w:webHidden/>
              </w:rPr>
              <w:fldChar w:fldCharType="separate"/>
            </w:r>
            <w:r w:rsidR="002570D0">
              <w:rPr>
                <w:noProof/>
                <w:webHidden/>
              </w:rPr>
              <w:t>6</w:t>
            </w:r>
            <w:r w:rsidR="00B93BD9">
              <w:rPr>
                <w:noProof/>
                <w:webHidden/>
              </w:rPr>
              <w:fldChar w:fldCharType="end"/>
            </w:r>
          </w:hyperlink>
        </w:p>
        <w:p w14:paraId="63848440" w14:textId="0C407EF3" w:rsidR="00B93BD9" w:rsidRDefault="00FD74AA">
          <w:pPr>
            <w:pStyle w:val="Verzeichnis3"/>
            <w:tabs>
              <w:tab w:val="right" w:leader="dot" w:pos="9062"/>
            </w:tabs>
            <w:rPr>
              <w:rFonts w:eastAsiaTheme="minorEastAsia"/>
              <w:noProof/>
              <w:lang w:eastAsia="de-DE"/>
            </w:rPr>
          </w:pPr>
          <w:hyperlink w:anchor="_Toc59440167" w:history="1">
            <w:r w:rsidR="00B93BD9" w:rsidRPr="006C10A9">
              <w:rPr>
                <w:rStyle w:val="Hyperlink"/>
                <w:noProof/>
              </w:rPr>
              <w:t>Data Preparation</w:t>
            </w:r>
            <w:r w:rsidR="00B93BD9">
              <w:rPr>
                <w:noProof/>
                <w:webHidden/>
              </w:rPr>
              <w:tab/>
            </w:r>
            <w:r w:rsidR="00B93BD9">
              <w:rPr>
                <w:noProof/>
                <w:webHidden/>
              </w:rPr>
              <w:fldChar w:fldCharType="begin"/>
            </w:r>
            <w:r w:rsidR="00B93BD9">
              <w:rPr>
                <w:noProof/>
                <w:webHidden/>
              </w:rPr>
              <w:instrText xml:space="preserve"> PAGEREF _Toc59440167 \h </w:instrText>
            </w:r>
            <w:r w:rsidR="00B93BD9">
              <w:rPr>
                <w:noProof/>
                <w:webHidden/>
              </w:rPr>
            </w:r>
            <w:r w:rsidR="00B93BD9">
              <w:rPr>
                <w:noProof/>
                <w:webHidden/>
              </w:rPr>
              <w:fldChar w:fldCharType="separate"/>
            </w:r>
            <w:r w:rsidR="002570D0">
              <w:rPr>
                <w:noProof/>
                <w:webHidden/>
              </w:rPr>
              <w:t>7</w:t>
            </w:r>
            <w:r w:rsidR="00B93BD9">
              <w:rPr>
                <w:noProof/>
                <w:webHidden/>
              </w:rPr>
              <w:fldChar w:fldCharType="end"/>
            </w:r>
          </w:hyperlink>
        </w:p>
        <w:p w14:paraId="6DD27618" w14:textId="049EED4A" w:rsidR="00B93BD9" w:rsidRDefault="00FD74AA">
          <w:pPr>
            <w:pStyle w:val="Verzeichnis3"/>
            <w:tabs>
              <w:tab w:val="right" w:leader="dot" w:pos="9062"/>
            </w:tabs>
            <w:rPr>
              <w:rFonts w:eastAsiaTheme="minorEastAsia"/>
              <w:noProof/>
              <w:lang w:eastAsia="de-DE"/>
            </w:rPr>
          </w:pPr>
          <w:hyperlink w:anchor="_Toc59440168" w:history="1">
            <w:r w:rsidR="00B93BD9" w:rsidRPr="006C10A9">
              <w:rPr>
                <w:rStyle w:val="Hyperlink"/>
                <w:noProof/>
              </w:rPr>
              <w:t>Modeling</w:t>
            </w:r>
            <w:r w:rsidR="00B93BD9">
              <w:rPr>
                <w:noProof/>
                <w:webHidden/>
              </w:rPr>
              <w:tab/>
            </w:r>
            <w:r w:rsidR="00B93BD9">
              <w:rPr>
                <w:noProof/>
                <w:webHidden/>
              </w:rPr>
              <w:fldChar w:fldCharType="begin"/>
            </w:r>
            <w:r w:rsidR="00B93BD9">
              <w:rPr>
                <w:noProof/>
                <w:webHidden/>
              </w:rPr>
              <w:instrText xml:space="preserve"> PAGEREF _Toc59440168 \h </w:instrText>
            </w:r>
            <w:r w:rsidR="00B93BD9">
              <w:rPr>
                <w:noProof/>
                <w:webHidden/>
              </w:rPr>
            </w:r>
            <w:r w:rsidR="00B93BD9">
              <w:rPr>
                <w:noProof/>
                <w:webHidden/>
              </w:rPr>
              <w:fldChar w:fldCharType="separate"/>
            </w:r>
            <w:r w:rsidR="002570D0">
              <w:rPr>
                <w:noProof/>
                <w:webHidden/>
              </w:rPr>
              <w:t>8</w:t>
            </w:r>
            <w:r w:rsidR="00B93BD9">
              <w:rPr>
                <w:noProof/>
                <w:webHidden/>
              </w:rPr>
              <w:fldChar w:fldCharType="end"/>
            </w:r>
          </w:hyperlink>
        </w:p>
        <w:p w14:paraId="3E0977AC" w14:textId="4217A221" w:rsidR="00B93BD9" w:rsidRDefault="00FD74AA">
          <w:pPr>
            <w:pStyle w:val="Verzeichnis4"/>
            <w:tabs>
              <w:tab w:val="right" w:leader="dot" w:pos="9062"/>
            </w:tabs>
            <w:rPr>
              <w:rFonts w:eastAsiaTheme="minorEastAsia"/>
              <w:noProof/>
              <w:lang w:eastAsia="de-DE"/>
            </w:rPr>
          </w:pPr>
          <w:hyperlink w:anchor="_Toc59440169" w:history="1">
            <w:r w:rsidR="00B93BD9" w:rsidRPr="006C10A9">
              <w:rPr>
                <w:rStyle w:val="Hyperlink"/>
                <w:noProof/>
              </w:rPr>
              <w:t>Scatter-Plot</w:t>
            </w:r>
            <w:r w:rsidR="00B93BD9">
              <w:rPr>
                <w:noProof/>
                <w:webHidden/>
              </w:rPr>
              <w:tab/>
            </w:r>
            <w:r w:rsidR="00B93BD9">
              <w:rPr>
                <w:noProof/>
                <w:webHidden/>
              </w:rPr>
              <w:fldChar w:fldCharType="begin"/>
            </w:r>
            <w:r w:rsidR="00B93BD9">
              <w:rPr>
                <w:noProof/>
                <w:webHidden/>
              </w:rPr>
              <w:instrText xml:space="preserve"> PAGEREF _Toc59440169 \h </w:instrText>
            </w:r>
            <w:r w:rsidR="00B93BD9">
              <w:rPr>
                <w:noProof/>
                <w:webHidden/>
              </w:rPr>
            </w:r>
            <w:r w:rsidR="00B93BD9">
              <w:rPr>
                <w:noProof/>
                <w:webHidden/>
              </w:rPr>
              <w:fldChar w:fldCharType="separate"/>
            </w:r>
            <w:r w:rsidR="002570D0">
              <w:rPr>
                <w:noProof/>
                <w:webHidden/>
              </w:rPr>
              <w:t>8</w:t>
            </w:r>
            <w:r w:rsidR="00B93BD9">
              <w:rPr>
                <w:noProof/>
                <w:webHidden/>
              </w:rPr>
              <w:fldChar w:fldCharType="end"/>
            </w:r>
          </w:hyperlink>
        </w:p>
        <w:p w14:paraId="0C40CC31" w14:textId="4BB3B341" w:rsidR="00B93BD9" w:rsidRDefault="00FD74AA">
          <w:pPr>
            <w:pStyle w:val="Verzeichnis4"/>
            <w:tabs>
              <w:tab w:val="right" w:leader="dot" w:pos="9062"/>
            </w:tabs>
            <w:rPr>
              <w:rFonts w:eastAsiaTheme="minorEastAsia"/>
              <w:noProof/>
              <w:lang w:eastAsia="de-DE"/>
            </w:rPr>
          </w:pPr>
          <w:hyperlink w:anchor="_Toc59440170" w:history="1">
            <w:r w:rsidR="00B93BD9" w:rsidRPr="006C10A9">
              <w:rPr>
                <w:rStyle w:val="Hyperlink"/>
                <w:noProof/>
                <w:lang w:val="en-US"/>
              </w:rPr>
              <w:t>Decision-Tree</w:t>
            </w:r>
            <w:r w:rsidR="00B93BD9">
              <w:rPr>
                <w:noProof/>
                <w:webHidden/>
              </w:rPr>
              <w:tab/>
            </w:r>
            <w:r w:rsidR="00B93BD9">
              <w:rPr>
                <w:noProof/>
                <w:webHidden/>
              </w:rPr>
              <w:fldChar w:fldCharType="begin"/>
            </w:r>
            <w:r w:rsidR="00B93BD9">
              <w:rPr>
                <w:noProof/>
                <w:webHidden/>
              </w:rPr>
              <w:instrText xml:space="preserve"> PAGEREF _Toc59440170 \h </w:instrText>
            </w:r>
            <w:r w:rsidR="00B93BD9">
              <w:rPr>
                <w:noProof/>
                <w:webHidden/>
              </w:rPr>
            </w:r>
            <w:r w:rsidR="00B93BD9">
              <w:rPr>
                <w:noProof/>
                <w:webHidden/>
              </w:rPr>
              <w:fldChar w:fldCharType="separate"/>
            </w:r>
            <w:r w:rsidR="002570D0">
              <w:rPr>
                <w:noProof/>
                <w:webHidden/>
              </w:rPr>
              <w:t>9</w:t>
            </w:r>
            <w:r w:rsidR="00B93BD9">
              <w:rPr>
                <w:noProof/>
                <w:webHidden/>
              </w:rPr>
              <w:fldChar w:fldCharType="end"/>
            </w:r>
          </w:hyperlink>
        </w:p>
        <w:p w14:paraId="2CE62AF3" w14:textId="751298C6" w:rsidR="00B93BD9" w:rsidRDefault="00FD74AA">
          <w:pPr>
            <w:pStyle w:val="Verzeichnis4"/>
            <w:tabs>
              <w:tab w:val="right" w:leader="dot" w:pos="9062"/>
            </w:tabs>
            <w:rPr>
              <w:rFonts w:eastAsiaTheme="minorEastAsia"/>
              <w:noProof/>
              <w:lang w:eastAsia="de-DE"/>
            </w:rPr>
          </w:pPr>
          <w:hyperlink w:anchor="_Toc59440171" w:history="1">
            <w:r w:rsidR="00B93BD9" w:rsidRPr="006C10A9">
              <w:rPr>
                <w:rStyle w:val="Hyperlink"/>
                <w:noProof/>
              </w:rPr>
              <w:t>Clustering</w:t>
            </w:r>
            <w:r w:rsidR="00B93BD9">
              <w:rPr>
                <w:noProof/>
                <w:webHidden/>
              </w:rPr>
              <w:tab/>
            </w:r>
            <w:r w:rsidR="00B93BD9">
              <w:rPr>
                <w:noProof/>
                <w:webHidden/>
              </w:rPr>
              <w:fldChar w:fldCharType="begin"/>
            </w:r>
            <w:r w:rsidR="00B93BD9">
              <w:rPr>
                <w:noProof/>
                <w:webHidden/>
              </w:rPr>
              <w:instrText xml:space="preserve"> PAGEREF _Toc59440171 \h </w:instrText>
            </w:r>
            <w:r w:rsidR="00B93BD9">
              <w:rPr>
                <w:noProof/>
                <w:webHidden/>
              </w:rPr>
            </w:r>
            <w:r w:rsidR="00B93BD9">
              <w:rPr>
                <w:noProof/>
                <w:webHidden/>
              </w:rPr>
              <w:fldChar w:fldCharType="separate"/>
            </w:r>
            <w:r w:rsidR="002570D0">
              <w:rPr>
                <w:noProof/>
                <w:webHidden/>
              </w:rPr>
              <w:t>10</w:t>
            </w:r>
            <w:r w:rsidR="00B93BD9">
              <w:rPr>
                <w:noProof/>
                <w:webHidden/>
              </w:rPr>
              <w:fldChar w:fldCharType="end"/>
            </w:r>
          </w:hyperlink>
        </w:p>
        <w:p w14:paraId="150A7A21" w14:textId="5DA97590" w:rsidR="00B93BD9" w:rsidRDefault="00FD74AA">
          <w:pPr>
            <w:pStyle w:val="Verzeichnis4"/>
            <w:tabs>
              <w:tab w:val="right" w:leader="dot" w:pos="9062"/>
            </w:tabs>
            <w:rPr>
              <w:rFonts w:eastAsiaTheme="minorEastAsia"/>
              <w:noProof/>
              <w:lang w:eastAsia="de-DE"/>
            </w:rPr>
          </w:pPr>
          <w:hyperlink w:anchor="_Toc59440172" w:history="1">
            <w:r w:rsidR="00B93BD9" w:rsidRPr="006C10A9">
              <w:rPr>
                <w:rStyle w:val="Hyperlink"/>
                <w:noProof/>
                <w:lang w:val="en-US"/>
              </w:rPr>
              <w:t>Random Forest</w:t>
            </w:r>
            <w:r w:rsidR="00B93BD9">
              <w:rPr>
                <w:noProof/>
                <w:webHidden/>
              </w:rPr>
              <w:tab/>
            </w:r>
            <w:r w:rsidR="00B93BD9">
              <w:rPr>
                <w:noProof/>
                <w:webHidden/>
              </w:rPr>
              <w:fldChar w:fldCharType="begin"/>
            </w:r>
            <w:r w:rsidR="00B93BD9">
              <w:rPr>
                <w:noProof/>
                <w:webHidden/>
              </w:rPr>
              <w:instrText xml:space="preserve"> PAGEREF _Toc59440172 \h </w:instrText>
            </w:r>
            <w:r w:rsidR="00B93BD9">
              <w:rPr>
                <w:noProof/>
                <w:webHidden/>
              </w:rPr>
            </w:r>
            <w:r w:rsidR="00B93BD9">
              <w:rPr>
                <w:noProof/>
                <w:webHidden/>
              </w:rPr>
              <w:fldChar w:fldCharType="separate"/>
            </w:r>
            <w:r w:rsidR="002570D0">
              <w:rPr>
                <w:noProof/>
                <w:webHidden/>
              </w:rPr>
              <w:t>11</w:t>
            </w:r>
            <w:r w:rsidR="00B93BD9">
              <w:rPr>
                <w:noProof/>
                <w:webHidden/>
              </w:rPr>
              <w:fldChar w:fldCharType="end"/>
            </w:r>
          </w:hyperlink>
        </w:p>
        <w:p w14:paraId="4DFC1343" w14:textId="03CC578B" w:rsidR="00B93BD9" w:rsidRDefault="00FD74AA">
          <w:pPr>
            <w:pStyle w:val="Verzeichnis3"/>
            <w:tabs>
              <w:tab w:val="right" w:leader="dot" w:pos="9062"/>
            </w:tabs>
            <w:rPr>
              <w:rFonts w:eastAsiaTheme="minorEastAsia"/>
              <w:noProof/>
              <w:lang w:eastAsia="de-DE"/>
            </w:rPr>
          </w:pPr>
          <w:hyperlink w:anchor="_Toc59440173" w:history="1">
            <w:r w:rsidR="00B93BD9" w:rsidRPr="006C10A9">
              <w:rPr>
                <w:rStyle w:val="Hyperlink"/>
                <w:noProof/>
              </w:rPr>
              <w:t>Evaluation</w:t>
            </w:r>
            <w:r w:rsidR="00B93BD9">
              <w:rPr>
                <w:noProof/>
                <w:webHidden/>
              </w:rPr>
              <w:tab/>
            </w:r>
            <w:r w:rsidR="00B93BD9">
              <w:rPr>
                <w:noProof/>
                <w:webHidden/>
              </w:rPr>
              <w:fldChar w:fldCharType="begin"/>
            </w:r>
            <w:r w:rsidR="00B93BD9">
              <w:rPr>
                <w:noProof/>
                <w:webHidden/>
              </w:rPr>
              <w:instrText xml:space="preserve"> PAGEREF _Toc59440173 \h </w:instrText>
            </w:r>
            <w:r w:rsidR="00B93BD9">
              <w:rPr>
                <w:noProof/>
                <w:webHidden/>
              </w:rPr>
            </w:r>
            <w:r w:rsidR="00B93BD9">
              <w:rPr>
                <w:noProof/>
                <w:webHidden/>
              </w:rPr>
              <w:fldChar w:fldCharType="separate"/>
            </w:r>
            <w:r w:rsidR="002570D0">
              <w:rPr>
                <w:noProof/>
                <w:webHidden/>
              </w:rPr>
              <w:t>12</w:t>
            </w:r>
            <w:r w:rsidR="00B93BD9">
              <w:rPr>
                <w:noProof/>
                <w:webHidden/>
              </w:rPr>
              <w:fldChar w:fldCharType="end"/>
            </w:r>
          </w:hyperlink>
        </w:p>
        <w:p w14:paraId="5A7BD1EC" w14:textId="2EB137AD" w:rsidR="00B93BD9" w:rsidRDefault="00FD74AA">
          <w:pPr>
            <w:pStyle w:val="Verzeichnis4"/>
            <w:tabs>
              <w:tab w:val="right" w:leader="dot" w:pos="9062"/>
            </w:tabs>
            <w:rPr>
              <w:rFonts w:eastAsiaTheme="minorEastAsia"/>
              <w:noProof/>
              <w:lang w:eastAsia="de-DE"/>
            </w:rPr>
          </w:pPr>
          <w:hyperlink w:anchor="_Toc59440174" w:history="1">
            <w:r w:rsidR="00B93BD9" w:rsidRPr="006C10A9">
              <w:rPr>
                <w:rStyle w:val="Hyperlink"/>
                <w:noProof/>
              </w:rPr>
              <w:t>Clustering</w:t>
            </w:r>
            <w:r w:rsidR="00B93BD9">
              <w:rPr>
                <w:noProof/>
                <w:webHidden/>
              </w:rPr>
              <w:tab/>
            </w:r>
            <w:r w:rsidR="00B93BD9">
              <w:rPr>
                <w:noProof/>
                <w:webHidden/>
              </w:rPr>
              <w:fldChar w:fldCharType="begin"/>
            </w:r>
            <w:r w:rsidR="00B93BD9">
              <w:rPr>
                <w:noProof/>
                <w:webHidden/>
              </w:rPr>
              <w:instrText xml:space="preserve"> PAGEREF _Toc59440174 \h </w:instrText>
            </w:r>
            <w:r w:rsidR="00B93BD9">
              <w:rPr>
                <w:noProof/>
                <w:webHidden/>
              </w:rPr>
            </w:r>
            <w:r w:rsidR="00B93BD9">
              <w:rPr>
                <w:noProof/>
                <w:webHidden/>
              </w:rPr>
              <w:fldChar w:fldCharType="separate"/>
            </w:r>
            <w:r w:rsidR="002570D0">
              <w:rPr>
                <w:noProof/>
                <w:webHidden/>
              </w:rPr>
              <w:t>12</w:t>
            </w:r>
            <w:r w:rsidR="00B93BD9">
              <w:rPr>
                <w:noProof/>
                <w:webHidden/>
              </w:rPr>
              <w:fldChar w:fldCharType="end"/>
            </w:r>
          </w:hyperlink>
        </w:p>
        <w:p w14:paraId="5B3129BE" w14:textId="409FB746" w:rsidR="00B93BD9" w:rsidRDefault="00FD74AA">
          <w:pPr>
            <w:pStyle w:val="Verzeichnis5"/>
            <w:tabs>
              <w:tab w:val="right" w:leader="dot" w:pos="9062"/>
            </w:tabs>
            <w:rPr>
              <w:rFonts w:eastAsiaTheme="minorEastAsia"/>
              <w:noProof/>
              <w:lang w:eastAsia="de-DE"/>
            </w:rPr>
          </w:pPr>
          <w:hyperlink w:anchor="_Toc59440175" w:history="1">
            <w:r w:rsidR="00B93BD9" w:rsidRPr="006C10A9">
              <w:rPr>
                <w:rStyle w:val="Hyperlink"/>
                <w:noProof/>
              </w:rPr>
              <w:t>Euklidische Distanz</w:t>
            </w:r>
            <w:r w:rsidR="00B93BD9">
              <w:rPr>
                <w:noProof/>
                <w:webHidden/>
              </w:rPr>
              <w:tab/>
            </w:r>
            <w:r w:rsidR="00B93BD9">
              <w:rPr>
                <w:noProof/>
                <w:webHidden/>
              </w:rPr>
              <w:fldChar w:fldCharType="begin"/>
            </w:r>
            <w:r w:rsidR="00B93BD9">
              <w:rPr>
                <w:noProof/>
                <w:webHidden/>
              </w:rPr>
              <w:instrText xml:space="preserve"> PAGEREF _Toc59440175 \h </w:instrText>
            </w:r>
            <w:r w:rsidR="00B93BD9">
              <w:rPr>
                <w:noProof/>
                <w:webHidden/>
              </w:rPr>
            </w:r>
            <w:r w:rsidR="00B93BD9">
              <w:rPr>
                <w:noProof/>
                <w:webHidden/>
              </w:rPr>
              <w:fldChar w:fldCharType="separate"/>
            </w:r>
            <w:r w:rsidR="002570D0">
              <w:rPr>
                <w:noProof/>
                <w:webHidden/>
              </w:rPr>
              <w:t>13</w:t>
            </w:r>
            <w:r w:rsidR="00B93BD9">
              <w:rPr>
                <w:noProof/>
                <w:webHidden/>
              </w:rPr>
              <w:fldChar w:fldCharType="end"/>
            </w:r>
          </w:hyperlink>
        </w:p>
        <w:p w14:paraId="081B4428" w14:textId="1B0E8674" w:rsidR="00B93BD9" w:rsidRDefault="00FD74AA">
          <w:pPr>
            <w:pStyle w:val="Verzeichnis4"/>
            <w:tabs>
              <w:tab w:val="right" w:leader="dot" w:pos="9062"/>
            </w:tabs>
            <w:rPr>
              <w:rFonts w:eastAsiaTheme="minorEastAsia"/>
              <w:noProof/>
              <w:lang w:eastAsia="de-DE"/>
            </w:rPr>
          </w:pPr>
          <w:hyperlink w:anchor="_Toc59440176" w:history="1">
            <w:r w:rsidR="00B93BD9" w:rsidRPr="006C10A9">
              <w:rPr>
                <w:rStyle w:val="Hyperlink"/>
                <w:noProof/>
              </w:rPr>
              <w:t>Random Forest</w:t>
            </w:r>
            <w:r w:rsidR="00B93BD9">
              <w:rPr>
                <w:noProof/>
                <w:webHidden/>
              </w:rPr>
              <w:tab/>
            </w:r>
            <w:r w:rsidR="00B93BD9">
              <w:rPr>
                <w:noProof/>
                <w:webHidden/>
              </w:rPr>
              <w:fldChar w:fldCharType="begin"/>
            </w:r>
            <w:r w:rsidR="00B93BD9">
              <w:rPr>
                <w:noProof/>
                <w:webHidden/>
              </w:rPr>
              <w:instrText xml:space="preserve"> PAGEREF _Toc59440176 \h </w:instrText>
            </w:r>
            <w:r w:rsidR="00B93BD9">
              <w:rPr>
                <w:noProof/>
                <w:webHidden/>
              </w:rPr>
            </w:r>
            <w:r w:rsidR="00B93BD9">
              <w:rPr>
                <w:noProof/>
                <w:webHidden/>
              </w:rPr>
              <w:fldChar w:fldCharType="separate"/>
            </w:r>
            <w:r w:rsidR="002570D0">
              <w:rPr>
                <w:noProof/>
                <w:webHidden/>
              </w:rPr>
              <w:t>13</w:t>
            </w:r>
            <w:r w:rsidR="00B93BD9">
              <w:rPr>
                <w:noProof/>
                <w:webHidden/>
              </w:rPr>
              <w:fldChar w:fldCharType="end"/>
            </w:r>
          </w:hyperlink>
        </w:p>
        <w:p w14:paraId="191255C0" w14:textId="62060235" w:rsidR="00B93BD9" w:rsidRDefault="00FD74AA">
          <w:pPr>
            <w:pStyle w:val="Verzeichnis3"/>
            <w:tabs>
              <w:tab w:val="right" w:leader="dot" w:pos="9062"/>
            </w:tabs>
            <w:rPr>
              <w:rFonts w:eastAsiaTheme="minorEastAsia"/>
              <w:noProof/>
              <w:lang w:eastAsia="de-DE"/>
            </w:rPr>
          </w:pPr>
          <w:hyperlink w:anchor="_Toc59440177" w:history="1">
            <w:r w:rsidR="00B93BD9" w:rsidRPr="006C10A9">
              <w:rPr>
                <w:rStyle w:val="Hyperlink"/>
                <w:noProof/>
              </w:rPr>
              <w:t>Deployment</w:t>
            </w:r>
            <w:r w:rsidR="00B93BD9">
              <w:rPr>
                <w:noProof/>
                <w:webHidden/>
              </w:rPr>
              <w:tab/>
            </w:r>
            <w:r w:rsidR="00B93BD9">
              <w:rPr>
                <w:noProof/>
                <w:webHidden/>
              </w:rPr>
              <w:fldChar w:fldCharType="begin"/>
            </w:r>
            <w:r w:rsidR="00B93BD9">
              <w:rPr>
                <w:noProof/>
                <w:webHidden/>
              </w:rPr>
              <w:instrText xml:space="preserve"> PAGEREF _Toc59440177 \h </w:instrText>
            </w:r>
            <w:r w:rsidR="00B93BD9">
              <w:rPr>
                <w:noProof/>
                <w:webHidden/>
              </w:rPr>
            </w:r>
            <w:r w:rsidR="00B93BD9">
              <w:rPr>
                <w:noProof/>
                <w:webHidden/>
              </w:rPr>
              <w:fldChar w:fldCharType="separate"/>
            </w:r>
            <w:r w:rsidR="002570D0">
              <w:rPr>
                <w:noProof/>
                <w:webHidden/>
              </w:rPr>
              <w:t>13</w:t>
            </w:r>
            <w:r w:rsidR="00B93BD9">
              <w:rPr>
                <w:noProof/>
                <w:webHidden/>
              </w:rPr>
              <w:fldChar w:fldCharType="end"/>
            </w:r>
          </w:hyperlink>
        </w:p>
        <w:p w14:paraId="6E7F9859" w14:textId="6F706876" w:rsidR="002E64EA" w:rsidRDefault="002E64EA" w:rsidP="002E64EA">
          <w:pPr>
            <w:rPr>
              <w:b/>
              <w:bCs/>
            </w:rPr>
          </w:pPr>
          <w:r>
            <w:fldChar w:fldCharType="end"/>
          </w:r>
        </w:p>
      </w:sdtContent>
    </w:sdt>
    <w:p w14:paraId="2604556D" w14:textId="77777777" w:rsidR="009779E2" w:rsidRDefault="009779E2" w:rsidP="00DC455E">
      <w:pPr>
        <w:sectPr w:rsidR="009779E2" w:rsidSect="00EA5DCC">
          <w:footerReference w:type="default" r:id="rId10"/>
          <w:pgSz w:w="11906" w:h="16838"/>
          <w:pgMar w:top="1417" w:right="1417" w:bottom="1134" w:left="1417" w:header="708" w:footer="708" w:gutter="0"/>
          <w:cols w:space="708"/>
          <w:docGrid w:linePitch="360"/>
        </w:sectPr>
      </w:pPr>
    </w:p>
    <w:p w14:paraId="21539A86" w14:textId="32C01D9A" w:rsidR="008D5817" w:rsidRPr="00E40F49" w:rsidRDefault="008D5817" w:rsidP="000B1B9C">
      <w:pPr>
        <w:pStyle w:val="berschrift1"/>
      </w:pPr>
      <w:bookmarkStart w:id="0" w:name="_Toc59440153"/>
      <w:r w:rsidRPr="00E40F49">
        <w:lastRenderedPageBreak/>
        <w:t>Big Data Prototyp am Beispiel eines Webshops</w:t>
      </w:r>
      <w:bookmarkEnd w:id="0"/>
    </w:p>
    <w:p w14:paraId="2960D3CF" w14:textId="77777777" w:rsidR="008D5817" w:rsidRPr="00E40F49" w:rsidRDefault="008D5817" w:rsidP="000B1B9C">
      <w:pPr>
        <w:pStyle w:val="berschrift2"/>
      </w:pPr>
      <w:bookmarkStart w:id="1" w:name="_Toc59440154"/>
      <w:r w:rsidRPr="00E40F49">
        <w:t>Aufgabenstellung</w:t>
      </w:r>
      <w:bookmarkEnd w:id="1"/>
      <w:r w:rsidRPr="00E40F49">
        <w:t> </w:t>
      </w:r>
    </w:p>
    <w:p w14:paraId="5659706E" w14:textId="54267454" w:rsidR="00DC455E" w:rsidRPr="00E40F49" w:rsidRDefault="008D5817" w:rsidP="00352310">
      <w:r w:rsidRPr="00E40F49">
        <w:t>Das Ziel dieser Gruppenaufgabe war es, eine Anwendung zu entwickeln, wie sie im Rahmen der Vorlesung stückweise aufgebaut wurde. Dazu sollte eine konkrete Anwendungsidee entwickelt werden, welche die in der Vorlesung vorgestellten konkreten Implementierungen verwendet und auf einer Lambda- oder Kappa-Architektur aufbaut. Die Wahl der passenden Architektur ist dabei eine zu treffende Designentscheidung.  </w:t>
      </w:r>
    </w:p>
    <w:p w14:paraId="5F01557D" w14:textId="77777777" w:rsidR="008D5817" w:rsidRPr="00E40F49" w:rsidRDefault="008D5817" w:rsidP="000B1B9C">
      <w:pPr>
        <w:pStyle w:val="berschrift2"/>
      </w:pPr>
      <w:bookmarkStart w:id="2" w:name="_Toc59440155"/>
      <w:r w:rsidRPr="00E40F49">
        <w:t>Vorstellung Use-Case</w:t>
      </w:r>
      <w:bookmarkEnd w:id="2"/>
      <w:r w:rsidRPr="00E40F49">
        <w:t> </w:t>
      </w:r>
    </w:p>
    <w:p w14:paraId="7A24AEC7" w14:textId="23858405" w:rsidR="00DC455E" w:rsidRPr="00E40F49" w:rsidRDefault="008D5817">
      <w:r w:rsidRPr="00E40F49">
        <w:t>Der vorliegende Use-Case befasst sich mit der Betrachtung eines Warenkorbs (eng. </w:t>
      </w:r>
      <w:proofErr w:type="spellStart"/>
      <w:r w:rsidRPr="00E40F49">
        <w:t>shopping</w:t>
      </w:r>
      <w:proofErr w:type="spellEnd"/>
      <w:r w:rsidRPr="00E40F49">
        <w:t> </w:t>
      </w:r>
      <w:proofErr w:type="spellStart"/>
      <w:r w:rsidRPr="00E40F49">
        <w:t>cart</w:t>
      </w:r>
      <w:proofErr w:type="spellEnd"/>
      <w:r w:rsidRPr="00E40F49">
        <w:t>) eines fiktiven Web-Shops für Elektronikartikel. Hierbei sollen die hinzugefügten Produkte über eine geeignete Architektur erfasst und verarbeitet werden. Die zugrundeliegende Architektur wird im nachfolgenden Abschnitt näher aufgegriffen und dargestellt.</w:t>
      </w:r>
    </w:p>
    <w:p w14:paraId="44F91854" w14:textId="77777777" w:rsidR="008D5817" w:rsidRPr="00E40F49" w:rsidRDefault="008D5817" w:rsidP="000B1B9C">
      <w:pPr>
        <w:pStyle w:val="berschrift2"/>
      </w:pPr>
      <w:bookmarkStart w:id="3" w:name="_Toc59440156"/>
      <w:r w:rsidRPr="00E40F49">
        <w:t>Aufbau Architektur</w:t>
      </w:r>
      <w:bookmarkEnd w:id="3"/>
      <w:r w:rsidRPr="00E40F49">
        <w:t> </w:t>
      </w:r>
    </w:p>
    <w:p w14:paraId="2327189F" w14:textId="77777777" w:rsidR="008D5817" w:rsidRPr="00E40F49" w:rsidRDefault="008D5817" w:rsidP="00352310">
      <w:r w:rsidRPr="00E40F49">
        <w:t>Der beschriebene Use-Case wurde mithilfe einer Kappa-Architektur realisiert. Dabei kommen verschiedene Komponenten zum Einsatz, welche in Interaktion zueinanderstehen.  Eine Übersicht des Zusammenspiels der einzelnen Komponenten, kann nachfolgender Abbildung entnommen werden. </w:t>
      </w:r>
    </w:p>
    <w:p w14:paraId="2DE857E4" w14:textId="0B5C6D24" w:rsidR="008D5817" w:rsidRDefault="008D5817" w:rsidP="00352310">
      <w:r w:rsidRPr="00E40F49">
        <w:rPr>
          <w:noProof/>
        </w:rPr>
        <w:drawing>
          <wp:inline distT="0" distB="0" distL="0" distR="0" wp14:anchorId="4EF603C9" wp14:editId="4EFC0A50">
            <wp:extent cx="5760720" cy="2627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45808E49" w14:textId="178AB932" w:rsidR="00352310" w:rsidRPr="00B52DB6" w:rsidRDefault="00CA7794" w:rsidP="00CA7794">
      <w:pPr>
        <w:pStyle w:val="Beschriftung"/>
      </w:pPr>
      <w:r w:rsidRPr="00B52DB6">
        <w:t xml:space="preserve">Abbildung </w:t>
      </w:r>
      <w:r w:rsidRPr="00E40F49">
        <w:fldChar w:fldCharType="begin"/>
      </w:r>
      <w:r w:rsidRPr="00B52DB6">
        <w:instrText xml:space="preserve"> SEQ Abbildung \* ARABIC </w:instrText>
      </w:r>
      <w:r w:rsidRPr="00E40F49">
        <w:fldChar w:fldCharType="separate"/>
      </w:r>
      <w:r w:rsidR="002570D0" w:rsidRPr="00B52DB6">
        <w:rPr>
          <w:noProof/>
        </w:rPr>
        <w:t>1</w:t>
      </w:r>
      <w:r w:rsidRPr="00E40F49">
        <w:fldChar w:fldCharType="end"/>
      </w:r>
      <w:r w:rsidRPr="00B52DB6">
        <w:t xml:space="preserve"> Big Data Science </w:t>
      </w:r>
      <w:proofErr w:type="spellStart"/>
      <w:r w:rsidRPr="00B52DB6">
        <w:t>Platform</w:t>
      </w:r>
      <w:proofErr w:type="spellEnd"/>
    </w:p>
    <w:p w14:paraId="369B12EC" w14:textId="77777777" w:rsidR="00CA7794" w:rsidRPr="00B52DB6" w:rsidRDefault="00CA7794" w:rsidP="00CA7794"/>
    <w:p w14:paraId="4F3642F9" w14:textId="4E4E0E40" w:rsidR="008D5817" w:rsidRPr="00E40F49" w:rsidRDefault="008D5817" w:rsidP="00352310">
      <w:r w:rsidRPr="00E40F49">
        <w:t>Durch das Hinzufügen eines Artikels zu dem Warenkorb (Button “</w:t>
      </w:r>
      <w:proofErr w:type="spellStart"/>
      <w:r w:rsidRPr="00E40F49">
        <w:t>Buy</w:t>
      </w:r>
      <w:proofErr w:type="spellEnd"/>
      <w:r w:rsidRPr="00E40F49">
        <w:t> </w:t>
      </w:r>
      <w:proofErr w:type="spellStart"/>
      <w:r w:rsidRPr="00E40F49">
        <w:t>this</w:t>
      </w:r>
      <w:proofErr w:type="spellEnd"/>
      <w:r w:rsidRPr="00E40F49">
        <w:t> </w:t>
      </w:r>
      <w:proofErr w:type="spellStart"/>
      <w:r w:rsidRPr="00E40F49">
        <w:t>Article</w:t>
      </w:r>
      <w:proofErr w:type="spellEnd"/>
      <w:r w:rsidRPr="00E40F49">
        <w:t>“) auf der Homepage des Web-Shops sendet der Browser die Informationen an einen Load-Balancer, welcher in der vorliegenden Anwendung durch </w:t>
      </w:r>
      <w:proofErr w:type="spellStart"/>
      <w:r w:rsidRPr="00E40F49">
        <w:t>Kubernetes</w:t>
      </w:r>
      <w:proofErr w:type="spellEnd"/>
      <w:r w:rsidRPr="00E40F49">
        <w:t xml:space="preserve"> realisiert wurde. Über den Load-Balancer gelangt die Anfrage zur JavaScript-basierten Web-Applikation, welche die Verteilung der Informationen und Daten an den Cache-Server und das Kafka-Cluster übernimmt. Die Produkte auf der Webseite werden von der MySQL-Datenbank geladen. Um </w:t>
      </w:r>
      <w:r w:rsidRPr="00E40F49">
        <w:lastRenderedPageBreak/>
        <w:t>diese zu entlasten wird der Cacher-Server verwendet, der die Daten zwischenspeichert. Wird ein Produkt in den Warenkorb gelegt, so wird mittels JavaScript eine Nachricht (eng. </w:t>
      </w:r>
      <w:proofErr w:type="spellStart"/>
      <w:r w:rsidRPr="00E40F49">
        <w:t>message</w:t>
      </w:r>
      <w:proofErr w:type="spellEnd"/>
      <w:r w:rsidRPr="00E40F49">
        <w:t>) in das Topic “</w:t>
      </w:r>
      <w:proofErr w:type="spellStart"/>
      <w:r w:rsidRPr="00E40F49">
        <w:t>cart-data</w:t>
      </w:r>
      <w:proofErr w:type="spellEnd"/>
      <w:r w:rsidRPr="00E40F49">
        <w:t>” des Kafka-Clusters gesendet. Die Web-Applikation ist somit der Producer im </w:t>
      </w:r>
      <w:proofErr w:type="spellStart"/>
      <w:r w:rsidRPr="00E40F49">
        <w:t>Kafkakontext</w:t>
      </w:r>
      <w:proofErr w:type="spellEnd"/>
      <w:r w:rsidRPr="00E40F49">
        <w:t>. Die Spark App ist Consumer des Topics “</w:t>
      </w:r>
      <w:proofErr w:type="spellStart"/>
      <w:r w:rsidRPr="00E40F49">
        <w:t>cart-data</w:t>
      </w:r>
      <w:proofErr w:type="spellEnd"/>
      <w:r w:rsidRPr="00E40F49">
        <w:t>”. Neue Messages werden von dieser ausgewertet und in Batches verarbeitet. Die Spark App speichert gleichzeitig die aus den Messages gewonnen Informationen persistent in der MySQL-Datenbank ab. Zur Darstellung des Warenkorbs, werden die Daten von der Web-Applikation wiederum direkt aus der Datenbank geladen.</w:t>
      </w:r>
    </w:p>
    <w:p w14:paraId="6FB42890" w14:textId="77777777" w:rsidR="008D5817" w:rsidRPr="00E40F49" w:rsidRDefault="008D5817" w:rsidP="000B1B9C">
      <w:pPr>
        <w:pStyle w:val="berschrift2"/>
      </w:pPr>
      <w:bookmarkStart w:id="4" w:name="_Toc59440157"/>
      <w:r w:rsidRPr="00E40F49">
        <w:t>Vorstellung elementarer Codebestandteile</w:t>
      </w:r>
      <w:bookmarkEnd w:id="4"/>
      <w:r w:rsidRPr="00E40F49">
        <w:t> </w:t>
      </w:r>
    </w:p>
    <w:p w14:paraId="6D8521E8" w14:textId="77777777" w:rsidR="008D5817" w:rsidRPr="00E40F49" w:rsidRDefault="008D5817" w:rsidP="00352310">
      <w:r w:rsidRPr="00E40F49">
        <w:t xml:space="preserve">Die nachstehende Funktion wird verwendet, um die gespeicherten Informationen zu den im Warenkorb hinterlegten Artikeln aus der Datenbank abzurufen. Die maximale Anzahl der auszugebenden Einträge im Warenkorb, kann dabei über die </w:t>
      </w:r>
      <w:proofErr w:type="spellStart"/>
      <w:r w:rsidRPr="00E40F49">
        <w:t>Mitgabe</w:t>
      </w:r>
      <w:proofErr w:type="spellEnd"/>
      <w:r w:rsidRPr="00E40F49">
        <w:t xml:space="preserve"> des Parameters “</w:t>
      </w:r>
      <w:proofErr w:type="spellStart"/>
      <w:r w:rsidRPr="00E40F49">
        <w:t>productCount</w:t>
      </w:r>
      <w:proofErr w:type="spellEnd"/>
      <w:r w:rsidRPr="00E40F49">
        <w:t>” vorgegeben werden. </w:t>
      </w:r>
    </w:p>
    <w:p w14:paraId="2772BC64" w14:textId="15F76B47" w:rsidR="008D5817" w:rsidRDefault="008D5817" w:rsidP="00352310">
      <w:r w:rsidRPr="00E40F49">
        <w:rPr>
          <w:noProof/>
        </w:rPr>
        <w:drawing>
          <wp:inline distT="0" distB="0" distL="0" distR="0" wp14:anchorId="3624862A" wp14:editId="323BD0B3">
            <wp:extent cx="5318168" cy="855878"/>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094" cy="904629"/>
                    </a:xfrm>
                    <a:prstGeom prst="rect">
                      <a:avLst/>
                    </a:prstGeom>
                    <a:noFill/>
                    <a:ln>
                      <a:noFill/>
                    </a:ln>
                  </pic:spPr>
                </pic:pic>
              </a:graphicData>
            </a:graphic>
          </wp:inline>
        </w:drawing>
      </w:r>
    </w:p>
    <w:p w14:paraId="26DAB0F5" w14:textId="6F0F6D06" w:rsidR="00CA7794" w:rsidRPr="00E40F49" w:rsidRDefault="00CA7794" w:rsidP="00CA7794">
      <w:pPr>
        <w:pStyle w:val="Beschriftung"/>
      </w:pPr>
      <w:r w:rsidRPr="00E40F49">
        <w:t xml:space="preserve">Abbildung </w:t>
      </w:r>
      <w:fldSimple w:instr=" SEQ Abbildung \* ARABIC ">
        <w:r w:rsidR="002570D0">
          <w:rPr>
            <w:noProof/>
          </w:rPr>
          <w:t>2</w:t>
        </w:r>
      </w:fldSimple>
      <w:r w:rsidRPr="00E40F49">
        <w:t xml:space="preserve"> </w:t>
      </w:r>
      <w:r>
        <w:t>Funktion „</w:t>
      </w:r>
      <w:proofErr w:type="spellStart"/>
      <w:r>
        <w:t>productCount</w:t>
      </w:r>
      <w:proofErr w:type="spellEnd"/>
      <w:r>
        <w:t>“</w:t>
      </w:r>
    </w:p>
    <w:p w14:paraId="77B20C96" w14:textId="77777777" w:rsidR="001C033A" w:rsidRPr="00E40F49" w:rsidRDefault="001C033A" w:rsidP="00352310"/>
    <w:p w14:paraId="0499C28B" w14:textId="77777777" w:rsidR="008D5817" w:rsidRPr="00E40F49" w:rsidRDefault="008D5817" w:rsidP="00352310">
      <w:r w:rsidRPr="00E40F49">
        <w:t>Wird im Web-Shop ein einzelner Artikel ausgewählt, wird ein </w:t>
      </w:r>
      <w:proofErr w:type="spellStart"/>
      <w:r w:rsidRPr="00E40F49">
        <w:t>Fetch</w:t>
      </w:r>
      <w:proofErr w:type="spellEnd"/>
      <w:r w:rsidRPr="00E40F49">
        <w:t> auf /</w:t>
      </w:r>
      <w:proofErr w:type="spellStart"/>
      <w:r w:rsidRPr="00E40F49">
        <w:t>pushToCart</w:t>
      </w:r>
      <w:proofErr w:type="spellEnd"/>
      <w:r w:rsidRPr="00E40F49">
        <w:t>/&lt;</w:t>
      </w:r>
      <w:proofErr w:type="spellStart"/>
      <w:r w:rsidRPr="00E40F49">
        <w:t>productID</w:t>
      </w:r>
      <w:proofErr w:type="spellEnd"/>
      <w:r w:rsidRPr="00E40F49">
        <w:t>&gt; ausgeführt. Im Rahmen dieses </w:t>
      </w:r>
      <w:proofErr w:type="spellStart"/>
      <w:r w:rsidRPr="00E40F49">
        <w:t>Fetch</w:t>
      </w:r>
      <w:proofErr w:type="spellEnd"/>
      <w:r w:rsidRPr="00E40F49">
        <w:t> wird die JavaScript Funktion “</w:t>
      </w:r>
      <w:proofErr w:type="spellStart"/>
      <w:r w:rsidRPr="00E40F49">
        <w:t>sendTrackingMessage</w:t>
      </w:r>
      <w:proofErr w:type="spellEnd"/>
      <w:r w:rsidRPr="00E40F49">
        <w:t>” ausgeführt, die eine Message an das Kafka-Cluster sendet. Die zu übertragenden Informationen beinhalten dabei die Bezeichnung des Produktes, sowie den Zeitstempel des Zugriffs. Im Erfolgsfall wird in der Konsole die Rückmeldung des erfolgreichen Sendens der Informationen an Kafka quittiert. Andernfalls wird eine entsprechende Fehlermeldung an die Konsole ausgegeben. </w:t>
      </w:r>
    </w:p>
    <w:p w14:paraId="19C8FF47" w14:textId="61D96375" w:rsidR="00DC455E" w:rsidRDefault="008D5817" w:rsidP="00352310">
      <w:r w:rsidRPr="00E40F49">
        <w:rPr>
          <w:noProof/>
        </w:rPr>
        <w:drawing>
          <wp:inline distT="0" distB="0" distL="0" distR="0" wp14:anchorId="3BC23BE5" wp14:editId="25808401">
            <wp:extent cx="5201105" cy="1733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7245" cy="1772415"/>
                    </a:xfrm>
                    <a:prstGeom prst="rect">
                      <a:avLst/>
                    </a:prstGeom>
                    <a:noFill/>
                    <a:ln>
                      <a:noFill/>
                    </a:ln>
                  </pic:spPr>
                </pic:pic>
              </a:graphicData>
            </a:graphic>
          </wp:inline>
        </w:drawing>
      </w:r>
    </w:p>
    <w:p w14:paraId="2B018244" w14:textId="726CA898" w:rsidR="00CA7794" w:rsidRPr="002158BA" w:rsidRDefault="00CA7794" w:rsidP="00CA7794">
      <w:pPr>
        <w:pStyle w:val="Beschriftung"/>
        <w:rPr>
          <w:lang w:val="en-US"/>
        </w:rPr>
      </w:pPr>
      <w:proofErr w:type="spellStart"/>
      <w:r w:rsidRPr="002158BA">
        <w:rPr>
          <w:lang w:val="en-US"/>
        </w:rPr>
        <w:t>Abbildung</w:t>
      </w:r>
      <w:proofErr w:type="spellEnd"/>
      <w:r w:rsidRPr="002158BA">
        <w:rPr>
          <w:lang w:val="en-US"/>
        </w:rPr>
        <w:t xml:space="preserve"> </w:t>
      </w:r>
      <w:r w:rsidR="002158BA">
        <w:fldChar w:fldCharType="begin"/>
      </w:r>
      <w:r w:rsidR="002158BA" w:rsidRPr="002158BA">
        <w:rPr>
          <w:lang w:val="en-US"/>
        </w:rPr>
        <w:instrText xml:space="preserve"> SEQ Abbildung \* ARABIC </w:instrText>
      </w:r>
      <w:r w:rsidR="002158BA">
        <w:fldChar w:fldCharType="separate"/>
      </w:r>
      <w:r w:rsidR="002570D0">
        <w:rPr>
          <w:noProof/>
          <w:lang w:val="en-US"/>
        </w:rPr>
        <w:t>3</w:t>
      </w:r>
      <w:r w:rsidR="002158BA">
        <w:rPr>
          <w:noProof/>
        </w:rPr>
        <w:fldChar w:fldCharType="end"/>
      </w:r>
      <w:r w:rsidRPr="002158BA">
        <w:rPr>
          <w:lang w:val="en-US"/>
        </w:rPr>
        <w:t xml:space="preserve"> Fetch „</w:t>
      </w:r>
      <w:proofErr w:type="spellStart"/>
      <w:proofErr w:type="gramStart"/>
      <w:r w:rsidRPr="002158BA">
        <w:rPr>
          <w:lang w:val="en-US"/>
        </w:rPr>
        <w:t>pushToCart</w:t>
      </w:r>
      <w:proofErr w:type="spellEnd"/>
      <w:r w:rsidRPr="002158BA">
        <w:rPr>
          <w:lang w:val="en-US"/>
        </w:rPr>
        <w:t>“</w:t>
      </w:r>
      <w:proofErr w:type="gramEnd"/>
    </w:p>
    <w:p w14:paraId="34DEB442" w14:textId="77777777" w:rsidR="00DC455E" w:rsidRPr="002158BA" w:rsidRDefault="00DC455E">
      <w:pPr>
        <w:rPr>
          <w:lang w:val="en-US"/>
        </w:rPr>
      </w:pPr>
      <w:r w:rsidRPr="002158BA">
        <w:rPr>
          <w:lang w:val="en-US"/>
        </w:rPr>
        <w:br w:type="page"/>
      </w:r>
    </w:p>
    <w:p w14:paraId="3347BF06" w14:textId="6C51F3BD" w:rsidR="00EA5DCC" w:rsidRPr="006D017E" w:rsidRDefault="00DC455E" w:rsidP="00DC455E">
      <w:pPr>
        <w:pStyle w:val="berschrift1"/>
        <w:rPr>
          <w:lang w:val="en-US"/>
        </w:rPr>
      </w:pPr>
      <w:bookmarkStart w:id="5" w:name="_Toc59440158"/>
      <w:r w:rsidRPr="006D017E">
        <w:rPr>
          <w:lang w:val="en-US"/>
        </w:rPr>
        <w:lastRenderedPageBreak/>
        <w:t xml:space="preserve">Data Science am </w:t>
      </w:r>
      <w:proofErr w:type="spellStart"/>
      <w:r w:rsidRPr="006D017E">
        <w:rPr>
          <w:lang w:val="en-US"/>
        </w:rPr>
        <w:t>Beispiel</w:t>
      </w:r>
      <w:proofErr w:type="spellEnd"/>
      <w:r w:rsidRPr="006D017E">
        <w:rPr>
          <w:lang w:val="en-US"/>
        </w:rPr>
        <w:t xml:space="preserve"> Human Resources</w:t>
      </w:r>
      <w:bookmarkEnd w:id="5"/>
    </w:p>
    <w:p w14:paraId="4A148991" w14:textId="41C89B3E" w:rsidR="00DC455E" w:rsidRPr="00E40F49" w:rsidRDefault="00DC455E" w:rsidP="00DC455E">
      <w:pPr>
        <w:pStyle w:val="berschrift2"/>
      </w:pPr>
      <w:bookmarkStart w:id="6" w:name="_Toc59440159"/>
      <w:r w:rsidRPr="00E40F49">
        <w:t>Aufgabenstellung</w:t>
      </w:r>
      <w:bookmarkEnd w:id="6"/>
    </w:p>
    <w:p w14:paraId="47F87E74" w14:textId="5201F83B" w:rsidR="00DC455E" w:rsidRPr="00E40F49" w:rsidRDefault="00DC455E" w:rsidP="00DC455E">
      <w:r w:rsidRPr="00E40F49">
        <w:t xml:space="preserve">Das Ziel der Aufgabenstellung ist es, </w:t>
      </w:r>
      <w:del w:id="7" w:author="Daniel Kirste" w:date="2020-12-21T20:19:00Z">
        <w:r w:rsidRPr="00E40F49" w:rsidDel="00B52DB6">
          <w:delText xml:space="preserve">eine </w:delText>
        </w:r>
      </w:del>
      <w:ins w:id="8" w:author="Daniel Kirste" w:date="2020-12-21T20:19:00Z">
        <w:r w:rsidR="00B52DB6">
          <w:t>ein</w:t>
        </w:r>
        <w:r w:rsidR="00B52DB6" w:rsidRPr="00E40F49">
          <w:t xml:space="preserve"> </w:t>
        </w:r>
      </w:ins>
      <w:r w:rsidRPr="00E40F49">
        <w:t>Data Science Anwendung zu entwickeln und dabei die in der Vorlesung kennengelernten Techniken einzusetzen. Die Anwendung wird gemäß des CRISP-DM Vorgehensmodells (siehe Abbildung 1) strukturiert und soll dessen Ablauf folgen.</w:t>
      </w:r>
    </w:p>
    <w:p w14:paraId="49D6A855" w14:textId="77777777" w:rsidR="00E40F49" w:rsidRPr="00E40F49" w:rsidRDefault="00DC455E" w:rsidP="00E40F49">
      <w:pPr>
        <w:keepNext/>
        <w:jc w:val="center"/>
      </w:pPr>
      <w:r w:rsidRPr="00E40F49">
        <w:rPr>
          <w:noProof/>
        </w:rPr>
        <w:drawing>
          <wp:inline distT="0" distB="0" distL="0" distR="0" wp14:anchorId="7B5355A6" wp14:editId="4FAF35CC">
            <wp:extent cx="2283195" cy="2279420"/>
            <wp:effectExtent l="0" t="0" r="317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7939" cy="2294140"/>
                    </a:xfrm>
                    <a:prstGeom prst="rect">
                      <a:avLst/>
                    </a:prstGeom>
                  </pic:spPr>
                </pic:pic>
              </a:graphicData>
            </a:graphic>
          </wp:inline>
        </w:drawing>
      </w:r>
    </w:p>
    <w:p w14:paraId="08BD3B22" w14:textId="41A2BE97" w:rsidR="00DC455E" w:rsidRPr="00E40F49" w:rsidRDefault="00E40F49" w:rsidP="00E40F49">
      <w:pPr>
        <w:pStyle w:val="Beschriftung"/>
      </w:pPr>
      <w:r w:rsidRPr="00E40F49">
        <w:t xml:space="preserve">Abbildung </w:t>
      </w:r>
      <w:fldSimple w:instr=" SEQ Abbildung \* ARABIC ">
        <w:r w:rsidR="002570D0">
          <w:rPr>
            <w:noProof/>
          </w:rPr>
          <w:t>4</w:t>
        </w:r>
      </w:fldSimple>
      <w:r w:rsidRPr="00E40F49">
        <w:t xml:space="preserve"> CRISP-DM </w:t>
      </w:r>
      <w:proofErr w:type="spellStart"/>
      <w:r w:rsidRPr="00E40F49">
        <w:t>Process</w:t>
      </w:r>
      <w:proofErr w:type="spellEnd"/>
      <w:r w:rsidRPr="00E40F49">
        <w:t xml:space="preserve"> Modell</w:t>
      </w:r>
    </w:p>
    <w:p w14:paraId="5AB3C245" w14:textId="27131491" w:rsidR="00DC455E" w:rsidRDefault="00DC455E" w:rsidP="00DC455E">
      <w:r w:rsidRPr="00E40F49">
        <w:t xml:space="preserve">Gewünscht sind hierbei ein oder mehrere </w:t>
      </w:r>
      <w:proofErr w:type="spellStart"/>
      <w:r w:rsidRPr="00E40F49">
        <w:t>Jupyter</w:t>
      </w:r>
      <w:proofErr w:type="spellEnd"/>
      <w:r w:rsidRPr="00E40F49">
        <w:t xml:space="preserve"> Notebooks, die unter Verwendung von </w:t>
      </w:r>
      <w:proofErr w:type="spellStart"/>
      <w:r w:rsidRPr="00E40F49">
        <w:t>pyspark</w:t>
      </w:r>
      <w:proofErr w:type="spellEnd"/>
      <w:r w:rsidRPr="00E40F49">
        <w:t xml:space="preserve"> und der </w:t>
      </w:r>
      <w:proofErr w:type="spellStart"/>
      <w:r w:rsidRPr="00E40F49">
        <w:t>mllib</w:t>
      </w:r>
      <w:proofErr w:type="spellEnd"/>
      <w:r w:rsidRPr="00E40F49">
        <w:t xml:space="preserve"> das Modell erzeugen (Schritt 4) und evaluieren (Schritt 5). Welche Algorithmen sie einsetzen, ist ihnen selbst überlassen. Das </w:t>
      </w:r>
      <w:proofErr w:type="spellStart"/>
      <w:r w:rsidRPr="00E40F49">
        <w:t>Deployment</w:t>
      </w:r>
      <w:proofErr w:type="spellEnd"/>
      <w:r w:rsidRPr="00E40F49">
        <w:t xml:space="preserve"> (Schritt 6) soll auf einem Hadoop Cluster erfolgen (gegebenenfalls als Python Anwendung). Wichtig ist die Dokumentation ihres iterativen Vorgehens. Grundlegende Entwicklungsstufen und Varianten des Modells und der Datenaufbereitung müssen für den Leser erhalten bleiben.</w:t>
      </w:r>
    </w:p>
    <w:p w14:paraId="47D69C89" w14:textId="382534FA" w:rsidR="00D02ABF" w:rsidRPr="00E40F49" w:rsidRDefault="00D02ABF" w:rsidP="00DC455E">
      <w:pPr>
        <w:pStyle w:val="berschrift2"/>
      </w:pPr>
      <w:bookmarkStart w:id="9" w:name="_Toc59440160"/>
      <w:proofErr w:type="spellStart"/>
      <w:r w:rsidRPr="00E40F49">
        <w:t>Use</w:t>
      </w:r>
      <w:proofErr w:type="spellEnd"/>
      <w:r w:rsidRPr="00E40F49">
        <w:t>-Case 1</w:t>
      </w:r>
      <w:r w:rsidR="00151DCC">
        <w:t xml:space="preserve"> - </w:t>
      </w:r>
      <w:proofErr w:type="spellStart"/>
      <w:r w:rsidR="00151DCC">
        <w:t>mushrooms</w:t>
      </w:r>
      <w:bookmarkEnd w:id="9"/>
      <w:proofErr w:type="spellEnd"/>
    </w:p>
    <w:p w14:paraId="708DF709" w14:textId="23E19D16" w:rsidR="007439A9" w:rsidRDefault="007439A9" w:rsidP="007439A9">
      <w:pPr>
        <w:pStyle w:val="berschrift3"/>
      </w:pPr>
      <w:bookmarkStart w:id="10" w:name="_Toc59440161"/>
      <w:r w:rsidRPr="00E40F49">
        <w:t>Business Understanding</w:t>
      </w:r>
      <w:bookmarkEnd w:id="10"/>
    </w:p>
    <w:p w14:paraId="58D37E64" w14:textId="5A262CC4" w:rsidR="00D37264" w:rsidRDefault="00D37264" w:rsidP="009E0478">
      <w:r>
        <w:t>Die erste Phase konzentriert sich auf die präzise Beschreibung der betriebswirtschaftlichen Problemstellung</w:t>
      </w:r>
      <w:r w:rsidR="00D72692">
        <w:t xml:space="preserve"> und deren Ziele. Auf Basis dieser Ziele sollen im weiteren Verlauf des Datamining-Prozesses konkrete Anforderungen an die Datenanalyse formuliert und verfolgt werden können.</w:t>
      </w:r>
    </w:p>
    <w:p w14:paraId="50B9EB66" w14:textId="0D582E82" w:rsidR="00D72692" w:rsidRDefault="009E0478" w:rsidP="009E0478">
      <w:r w:rsidRPr="00E40F49">
        <w:t xml:space="preserve">Im </w:t>
      </w:r>
      <w:r w:rsidR="00D72692">
        <w:t>vorliegenden Fall</w:t>
      </w:r>
      <w:r w:rsidRPr="00E40F49">
        <w:t xml:space="preserve"> </w:t>
      </w:r>
      <w:r w:rsidR="00D72692">
        <w:t>steht die Betrachtung von Pilzen im Vordergrund, welche anhand verschiedener Merkmale in die Kategorien „essbar“ und „giftig“ eingeteilt werden können.</w:t>
      </w:r>
      <w:ins w:id="11" w:author="Daniel Kirste" w:date="2020-12-21T20:20:00Z">
        <w:r w:rsidR="00B52DB6">
          <w:t xml:space="preserve"> Ein mögliches Ziel dieser Implementierung könnte die Klassifizierung von Pi</w:t>
        </w:r>
      </w:ins>
      <w:ins w:id="12" w:author="Daniel Kirste" w:date="2020-12-21T20:21:00Z">
        <w:r w:rsidR="00B52DB6">
          <w:t>lzen mittels verschiedener Merkmale sein.</w:t>
        </w:r>
      </w:ins>
    </w:p>
    <w:p w14:paraId="282C9A36" w14:textId="77777777" w:rsidR="001E6765" w:rsidRDefault="001E6765" w:rsidP="009E0478"/>
    <w:p w14:paraId="2076FC81" w14:textId="62DC1883" w:rsidR="00D02ABF" w:rsidRDefault="007439A9" w:rsidP="007439A9">
      <w:pPr>
        <w:pStyle w:val="berschrift3"/>
      </w:pPr>
      <w:bookmarkStart w:id="13" w:name="_Toc59440162"/>
      <w:r w:rsidRPr="002158BA">
        <w:t>Data Understanding</w:t>
      </w:r>
      <w:bookmarkEnd w:id="13"/>
    </w:p>
    <w:p w14:paraId="30A5548C" w14:textId="6F863CBF" w:rsidR="00D72692" w:rsidRDefault="00D72692" w:rsidP="00D72692">
      <w:r>
        <w:t>In der zweiten Phase sollen</w:t>
      </w:r>
      <w:r w:rsidR="001E6765">
        <w:t xml:space="preserve"> Anforderungen an die</w:t>
      </w:r>
      <w:r>
        <w:t xml:space="preserve"> Rohdaten für den Business-Case </w:t>
      </w:r>
      <w:r w:rsidR="001E6765">
        <w:t>definiert</w:t>
      </w:r>
      <w:r>
        <w:t xml:space="preserve"> werden. Dazu gehören Tätigkeiten, wie das Sammeln von Daten, deren Beschreibung und Untersuchung, sowie deren Bewertung.</w:t>
      </w:r>
    </w:p>
    <w:p w14:paraId="1887E8D4" w14:textId="54CECF54" w:rsidR="001E6765" w:rsidDel="00B52DB6" w:rsidRDefault="001E6765" w:rsidP="001E6765">
      <w:pPr>
        <w:rPr>
          <w:del w:id="14" w:author="Daniel Kirste" w:date="2020-12-21T20:23:00Z"/>
        </w:rPr>
      </w:pPr>
      <w:del w:id="15" w:author="Daniel Kirste" w:date="2020-12-21T20:21:00Z">
        <w:r w:rsidDel="00B52DB6">
          <w:lastRenderedPageBreak/>
          <w:delText>Der Prozess der Datensammlung ist mit enormem Aufwand verbunden, weshalb in der vorliegenden Projektarbeit auf online zugängige Datensätze zurückgegriffen wird.</w:delText>
        </w:r>
      </w:del>
      <w:ins w:id="16" w:author="Daniel Kirste" w:date="2020-12-21T20:21:00Z">
        <w:r w:rsidR="00B52DB6">
          <w:t xml:space="preserve">Auf den Prozess der Datensammlung wurde </w:t>
        </w:r>
      </w:ins>
      <w:ins w:id="17" w:author="Daniel Kirste" w:date="2020-12-21T20:22:00Z">
        <w:r w:rsidR="00B52DB6">
          <w:t>in diesem Laborbericht aufgrund der beschränkten Zeit verzichtet. Stattdessen wurde ein bereits erfasster Datensatz der Webseite kaggle.de verwendet.</w:t>
        </w:r>
      </w:ins>
      <w:ins w:id="18" w:author="Daniel Kirste" w:date="2020-12-21T20:25:00Z">
        <w:r w:rsidR="00B52DB6">
          <w:t xml:space="preserve"> </w:t>
        </w:r>
      </w:ins>
      <w:del w:id="19" w:author="Daniel Kirste" w:date="2020-12-21T20:24:00Z">
        <w:r w:rsidDel="00B52DB6">
          <w:br w:type="page"/>
        </w:r>
      </w:del>
    </w:p>
    <w:p w14:paraId="56D352A2" w14:textId="1857335E" w:rsidR="005D549B" w:rsidDel="00B52DB6" w:rsidRDefault="005D549B" w:rsidP="005D549B">
      <w:pPr>
        <w:pStyle w:val="berschrift3"/>
        <w:rPr>
          <w:del w:id="20" w:author="Daniel Kirste" w:date="2020-12-21T20:23:00Z"/>
        </w:rPr>
      </w:pPr>
      <w:bookmarkStart w:id="21" w:name="_Toc59440163"/>
      <w:del w:id="22" w:author="Daniel Kirste" w:date="2020-12-21T20:23:00Z">
        <w:r w:rsidRPr="00E40F49" w:rsidDel="00B52DB6">
          <w:delText>Data Preparation</w:delText>
        </w:r>
        <w:bookmarkEnd w:id="21"/>
      </w:del>
    </w:p>
    <w:p w14:paraId="6A4B474A" w14:textId="7455B0EB" w:rsidR="001E6765" w:rsidRPr="001E6765" w:rsidDel="00B52DB6" w:rsidRDefault="001E6765" w:rsidP="001E6765">
      <w:pPr>
        <w:rPr>
          <w:del w:id="23" w:author="Daniel Kirste" w:date="2020-12-21T20:23:00Z"/>
        </w:rPr>
      </w:pPr>
      <w:del w:id="24" w:author="Daniel Kirste" w:date="2020-12-21T20:23:00Z">
        <w:r w:rsidRPr="001E6765" w:rsidDel="00B52DB6">
          <w:delText>In der Data Preparation werde</w:delText>
        </w:r>
        <w:r w:rsidDel="00B52DB6">
          <w:delText xml:space="preserve">n die Daten </w:delText>
        </w:r>
        <w:r w:rsidR="006621AF" w:rsidDel="00B52DB6">
          <w:delText>ausgewählt, bereinigt, transformiert und formatiert.</w:delText>
        </w:r>
      </w:del>
    </w:p>
    <w:p w14:paraId="3C29547E" w14:textId="1071714C" w:rsidR="001E6765" w:rsidRPr="00E40F49" w:rsidRDefault="00B52DB6" w:rsidP="001E6765">
      <w:ins w:id="25" w:author="Daniel Kirste" w:date="2020-12-21T20:25:00Z">
        <w:r>
          <w:t xml:space="preserve">Der </w:t>
        </w:r>
        <w:r w:rsidR="007264C7">
          <w:t>verwendete Datensatz</w:t>
        </w:r>
      </w:ins>
      <w:del w:id="26" w:author="Daniel Kirste" w:date="2020-12-21T20:25:00Z">
        <w:r w:rsidR="001E6765" w:rsidRPr="00E40F49" w:rsidDel="00B52DB6">
          <w:delText xml:space="preserve">Für den oben beschriebenen Business-Case wurde zu Beginn ein passender Datensatz </w:delText>
        </w:r>
        <w:r w:rsidR="001E6765" w:rsidDel="00B52DB6">
          <w:delText>herausgesucht</w:delText>
        </w:r>
        <w:r w:rsidR="001E6765" w:rsidRPr="00E40F49" w:rsidDel="00B52DB6">
          <w:delText xml:space="preserve">. </w:delText>
        </w:r>
        <w:r w:rsidR="001E6765" w:rsidRPr="00E40F49" w:rsidDel="007264C7">
          <w:delText>Dieser enthält übe</w:delText>
        </w:r>
      </w:del>
      <w:del w:id="27" w:author="Daniel Kirste" w:date="2020-12-21T20:26:00Z">
        <w:r w:rsidR="001E6765" w:rsidRPr="00E40F49" w:rsidDel="007264C7">
          <w:delText>r</w:delText>
        </w:r>
      </w:del>
      <w:ins w:id="28" w:author="Daniel Kirste" w:date="2020-12-21T20:26:00Z">
        <w:r w:rsidR="007264C7">
          <w:t xml:space="preserve"> enthält</w:t>
        </w:r>
      </w:ins>
      <w:r w:rsidR="001E6765" w:rsidRPr="00E40F49">
        <w:t xml:space="preserve"> 23 Arten von Pilzen, wobei jede Art als definitiv essbar, definitiv giftig oder von unbekannter Essbarkeit identifiziert </w:t>
      </w:r>
      <w:r w:rsidR="00B32680">
        <w:t>wird</w:t>
      </w:r>
      <w:r w:rsidR="001E6765" w:rsidRPr="00E40F49">
        <w:t xml:space="preserve">. Diese letztere Klasse wird der giftigen Art zugeordnet. </w:t>
      </w:r>
      <w:ins w:id="29" w:author="Daniel Kirste" w:date="2020-12-21T20:26:00Z">
        <w:r w:rsidR="007264C7">
          <w:t>Klassifiziert werden die Pilze anha</w:t>
        </w:r>
      </w:ins>
      <w:ins w:id="30" w:author="Daniel Kirste" w:date="2020-12-21T20:27:00Z">
        <w:r w:rsidR="007264C7">
          <w:t xml:space="preserve">nd von 21 Kriterien. Darunter zählen Stielfarbe, Stielform, Ringnummer, </w:t>
        </w:r>
        <w:proofErr w:type="spellStart"/>
        <w:r w:rsidR="007264C7">
          <w:t>R</w:t>
        </w:r>
      </w:ins>
      <w:ins w:id="31" w:author="Daniel Kirste" w:date="2020-12-21T20:28:00Z">
        <w:r w:rsidR="007264C7">
          <w:t>ingtyp</w:t>
        </w:r>
        <w:proofErr w:type="spellEnd"/>
        <w:r w:rsidR="007264C7">
          <w:t>, Kappenform, Kappenoberfläche, etc. Die Kriterien werden durch Buchstaben repräsentier</w:t>
        </w:r>
      </w:ins>
      <w:ins w:id="32" w:author="Daniel Kirste" w:date="2020-12-21T20:29:00Z">
        <w:r w:rsidR="007264C7">
          <w:t>t, die die Abkürzung de</w:t>
        </w:r>
      </w:ins>
      <w:ins w:id="33" w:author="Daniel Kirste" w:date="2020-12-21T20:30:00Z">
        <w:r w:rsidR="007264C7">
          <w:t xml:space="preserve">s Kriteriums darstellen. Beispielsweise eine spitze Kappenform wird durch den Buchstaben „s“ repräsentiert. </w:t>
        </w:r>
      </w:ins>
      <w:ins w:id="34" w:author="Daniel Kirste" w:date="2020-12-21T20:33:00Z">
        <w:r w:rsidR="007264C7">
          <w:t xml:space="preserve">Diese Darstellung kann </w:t>
        </w:r>
        <w:proofErr w:type="spellStart"/>
        <w:r w:rsidR="007264C7">
          <w:t>Abbilung</w:t>
        </w:r>
        <w:proofErr w:type="spellEnd"/>
        <w:r w:rsidR="007264C7">
          <w:t xml:space="preserve"> 5 entnommen werden. </w:t>
        </w:r>
      </w:ins>
      <w:ins w:id="35" w:author="Daniel Kirste" w:date="2020-12-21T20:30:00Z">
        <w:r w:rsidR="007264C7">
          <w:t xml:space="preserve">Eine flache Kappenform durch den Buchstaben „f“. </w:t>
        </w:r>
      </w:ins>
      <w:del w:id="36" w:author="Daniel Kirste" w:date="2020-12-21T20:32:00Z">
        <w:r w:rsidR="001E6765" w:rsidRPr="00E40F49" w:rsidDel="007264C7">
          <w:delText xml:space="preserve">Des Weiteren enthält der ausgewählte Datensatz die Informationen von 8.124 Pilzen, welche </w:delText>
        </w:r>
        <w:r w:rsidR="00B32680" w:rsidDel="007264C7">
          <w:delText>anhand von</w:delText>
        </w:r>
        <w:r w:rsidR="001E6765" w:rsidRPr="00E40F49" w:rsidDel="007264C7">
          <w:delText xml:space="preserve"> 21 Kriterien beschrieben sind.</w:delText>
        </w:r>
      </w:del>
      <w:ins w:id="37" w:author="Daniel Kirste" w:date="2020-12-21T20:32:00Z">
        <w:r w:rsidR="007264C7">
          <w:t>Im Datensatz sind die Information von 8.124 Pilzen anhand der 21 Kriterien erhoben worden.</w:t>
        </w:r>
      </w:ins>
    </w:p>
    <w:p w14:paraId="60CD007C" w14:textId="626AD1D6" w:rsidR="001E6765" w:rsidRDefault="007264C7" w:rsidP="007264C7">
      <w:pPr>
        <w:jc w:val="center"/>
        <w:rPr>
          <w:ins w:id="38" w:author="Daniel Kirste" w:date="2020-12-21T20:33:00Z"/>
        </w:rPr>
        <w:pPrChange w:id="39" w:author="Daniel Kirste" w:date="2020-12-21T20:33:00Z">
          <w:pPr/>
        </w:pPrChange>
      </w:pPr>
      <w:moveToRangeStart w:id="40" w:author="Daniel Kirste" w:date="2020-12-21T20:33:00Z" w:name="move59475220"/>
      <w:moveTo w:id="41" w:author="Daniel Kirste" w:date="2020-12-21T20:33:00Z">
        <w:r w:rsidRPr="00E40F49">
          <w:rPr>
            <w:noProof/>
          </w:rPr>
          <w:drawing>
            <wp:inline distT="0" distB="0" distL="0" distR="0" wp14:anchorId="29F46F18" wp14:editId="2156A2A5">
              <wp:extent cx="4218581" cy="272142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958"/>
                      <a:stretch/>
                    </pic:blipFill>
                    <pic:spPr bwMode="auto">
                      <a:xfrm>
                        <a:off x="0" y="0"/>
                        <a:ext cx="4278975" cy="2760385"/>
                      </a:xfrm>
                      <a:prstGeom prst="rect">
                        <a:avLst/>
                      </a:prstGeom>
                      <a:ln>
                        <a:noFill/>
                      </a:ln>
                      <a:extLst>
                        <a:ext uri="{53640926-AAD7-44D8-BBD7-CCE9431645EC}">
                          <a14:shadowObscured xmlns:a14="http://schemas.microsoft.com/office/drawing/2010/main"/>
                        </a:ext>
                      </a:extLst>
                    </pic:spPr>
                  </pic:pic>
                </a:graphicData>
              </a:graphic>
            </wp:inline>
          </w:drawing>
        </w:r>
      </w:moveTo>
      <w:moveToRangeEnd w:id="40"/>
    </w:p>
    <w:p w14:paraId="1EDB1E91" w14:textId="77777777" w:rsidR="007264C7" w:rsidRPr="00E40F49" w:rsidRDefault="007264C7" w:rsidP="007264C7">
      <w:pPr>
        <w:pStyle w:val="Beschriftung"/>
        <w:rPr>
          <w:ins w:id="42" w:author="Daniel Kirste" w:date="2020-12-21T20:33:00Z"/>
        </w:rPr>
      </w:pPr>
      <w:ins w:id="43" w:author="Daniel Kirste" w:date="2020-12-21T20:33:00Z">
        <w:r w:rsidRPr="00E40F49">
          <w:t xml:space="preserve">Abbildung </w:t>
        </w:r>
        <w:r>
          <w:fldChar w:fldCharType="begin"/>
        </w:r>
        <w:r>
          <w:instrText xml:space="preserve"> SEQ Abbildung \* ARABIC </w:instrText>
        </w:r>
        <w:r>
          <w:fldChar w:fldCharType="separate"/>
        </w:r>
        <w:r>
          <w:rPr>
            <w:noProof/>
          </w:rPr>
          <w:t>5</w:t>
        </w:r>
        <w:r>
          <w:rPr>
            <w:noProof/>
          </w:rPr>
          <w:fldChar w:fldCharType="end"/>
        </w:r>
        <w:r w:rsidRPr="00E40F49">
          <w:t xml:space="preserve"> Datensatz </w:t>
        </w:r>
        <w:proofErr w:type="spellStart"/>
        <w:r w:rsidRPr="00E40F49">
          <w:t>mushrooms</w:t>
        </w:r>
        <w:proofErr w:type="spellEnd"/>
        <w:r w:rsidRPr="00E40F49">
          <w:t xml:space="preserve"> unbehandelt</w:t>
        </w:r>
      </w:ins>
    </w:p>
    <w:p w14:paraId="3700EA57" w14:textId="77777777" w:rsidR="007264C7" w:rsidRPr="001E6765" w:rsidRDefault="007264C7" w:rsidP="001E6765"/>
    <w:p w14:paraId="7C5F9FC8" w14:textId="77777777" w:rsidR="00B52DB6" w:rsidRDefault="00B52DB6" w:rsidP="00B52DB6">
      <w:pPr>
        <w:pStyle w:val="berschrift3"/>
        <w:rPr>
          <w:ins w:id="44" w:author="Daniel Kirste" w:date="2020-12-21T20:23:00Z"/>
        </w:rPr>
      </w:pPr>
      <w:ins w:id="45" w:author="Daniel Kirste" w:date="2020-12-21T20:23:00Z">
        <w:r w:rsidRPr="00E40F49">
          <w:t xml:space="preserve">Data </w:t>
        </w:r>
        <w:proofErr w:type="spellStart"/>
        <w:r w:rsidRPr="00E40F49">
          <w:t>Preparation</w:t>
        </w:r>
        <w:proofErr w:type="spellEnd"/>
      </w:ins>
    </w:p>
    <w:p w14:paraId="0D0B0F89" w14:textId="39840A84" w:rsidR="00B52DB6" w:rsidRDefault="00B52DB6" w:rsidP="005D549B">
      <w:pPr>
        <w:rPr>
          <w:ins w:id="46" w:author="Daniel Kirste" w:date="2020-12-21T20:23:00Z"/>
        </w:rPr>
      </w:pPr>
      <w:ins w:id="47" w:author="Daniel Kirste" w:date="2020-12-21T20:23:00Z">
        <w:r w:rsidRPr="001E6765">
          <w:t xml:space="preserve">In der Data </w:t>
        </w:r>
        <w:proofErr w:type="spellStart"/>
        <w:r w:rsidRPr="001E6765">
          <w:t>Preparation</w:t>
        </w:r>
        <w:proofErr w:type="spellEnd"/>
        <w:r w:rsidRPr="001E6765">
          <w:t xml:space="preserve"> werde</w:t>
        </w:r>
        <w:r>
          <w:t>n die Daten ausgewählt, bereinigt, transformiert und formatiert.</w:t>
        </w:r>
      </w:ins>
    </w:p>
    <w:p w14:paraId="5A7C5D29" w14:textId="4C14AD43" w:rsidR="00F43DBD" w:rsidRPr="00E40F49" w:rsidDel="007264C7" w:rsidRDefault="005D549B" w:rsidP="005D549B">
      <w:pPr>
        <w:rPr>
          <w:del w:id="48" w:author="Daniel Kirste" w:date="2020-12-21T20:35:00Z"/>
        </w:rPr>
      </w:pPr>
      <w:del w:id="49" w:author="Daniel Kirste" w:date="2020-12-21T20:24:00Z">
        <w:r w:rsidRPr="00E40F49" w:rsidDel="00B52DB6">
          <w:delText>Um in diesen einen tieferen Einblick zu erhalten, wurde diese</w:delText>
        </w:r>
        <w:r w:rsidR="00B32680" w:rsidDel="00B52DB6">
          <w:delText>r</w:delText>
        </w:r>
        <w:r w:rsidRPr="00E40F49" w:rsidDel="00B52DB6">
          <w:delText xml:space="preserve"> für die weitere Verarbeitung vorbereite</w:delText>
        </w:r>
        <w:r w:rsidR="00B32680" w:rsidDel="00B52DB6">
          <w:delText>t</w:delText>
        </w:r>
        <w:r w:rsidRPr="00E40F49" w:rsidDel="00B52DB6">
          <w:delText xml:space="preserve">. </w:delText>
        </w:r>
      </w:del>
      <w:r w:rsidRPr="00E40F49">
        <w:t xml:space="preserve">Dies umfasste die Umwandlung der zeichenbasierten Informationen in Zahlwerte, welche von den Algorithmen genutzt werden können. </w:t>
      </w:r>
      <w:del w:id="50" w:author="Daniel Kirste" w:date="2020-12-21T20:35:00Z">
        <w:r w:rsidRPr="00E40F49" w:rsidDel="007264C7">
          <w:delText xml:space="preserve">Bei dieser Aufbereitung sind wir auf Probleme bei der Indexierung gestoßen, welche </w:delText>
        </w:r>
        <w:r w:rsidR="00F43DBD" w:rsidRPr="00E40F49" w:rsidDel="007264C7">
          <w:delText>im nachfolgenden näher beschrieben werden.</w:delText>
        </w:r>
      </w:del>
    </w:p>
    <w:p w14:paraId="281BE0BC" w14:textId="435FBE81" w:rsidR="00E40F49" w:rsidRPr="00E40F49" w:rsidDel="007264C7" w:rsidRDefault="000E2C61" w:rsidP="00E40F49">
      <w:pPr>
        <w:keepNext/>
        <w:jc w:val="center"/>
        <w:rPr>
          <w:del w:id="51" w:author="Daniel Kirste" w:date="2020-12-21T20:35:00Z"/>
        </w:rPr>
      </w:pPr>
      <w:moveFromRangeStart w:id="52" w:author="Daniel Kirste" w:date="2020-12-21T20:33:00Z" w:name="move59475220"/>
      <w:moveFrom w:id="53" w:author="Daniel Kirste" w:date="2020-12-21T20:33:00Z">
        <w:del w:id="54" w:author="Daniel Kirste" w:date="2020-12-21T20:35:00Z">
          <w:r w:rsidRPr="00E40F49" w:rsidDel="007264C7">
            <w:rPr>
              <w:noProof/>
            </w:rPr>
            <w:drawing>
              <wp:inline distT="0" distB="0" distL="0" distR="0" wp14:anchorId="4EE7EED5" wp14:editId="24B7E3A6">
                <wp:extent cx="4218581" cy="272142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958"/>
                        <a:stretch/>
                      </pic:blipFill>
                      <pic:spPr bwMode="auto">
                        <a:xfrm>
                          <a:off x="0" y="0"/>
                          <a:ext cx="4278975" cy="2760385"/>
                        </a:xfrm>
                        <a:prstGeom prst="rect">
                          <a:avLst/>
                        </a:prstGeom>
                        <a:ln>
                          <a:noFill/>
                        </a:ln>
                        <a:extLst>
                          <a:ext uri="{53640926-AAD7-44D8-BBD7-CCE9431645EC}">
                            <a14:shadowObscured xmlns:a14="http://schemas.microsoft.com/office/drawing/2010/main"/>
                          </a:ext>
                        </a:extLst>
                      </pic:spPr>
                    </pic:pic>
                  </a:graphicData>
                </a:graphic>
              </wp:inline>
            </w:drawing>
          </w:r>
        </w:del>
      </w:moveFrom>
      <w:moveFromRangeEnd w:id="52"/>
    </w:p>
    <w:p w14:paraId="316D5591" w14:textId="1B791530" w:rsidR="000E2C61" w:rsidRPr="00E40F49" w:rsidDel="007264C7" w:rsidRDefault="00E40F49" w:rsidP="00E40F49">
      <w:pPr>
        <w:pStyle w:val="Beschriftung"/>
        <w:rPr>
          <w:del w:id="55" w:author="Daniel Kirste" w:date="2020-12-21T20:35:00Z"/>
        </w:rPr>
      </w:pPr>
      <w:bookmarkStart w:id="56" w:name="_Ref59044803"/>
      <w:del w:id="57" w:author="Daniel Kirste" w:date="2020-12-21T20:35:00Z">
        <w:r w:rsidRPr="00E40F49" w:rsidDel="007264C7">
          <w:delText xml:space="preserve">Abbildung </w:delText>
        </w:r>
        <w:r w:rsidR="00FD74AA" w:rsidDel="007264C7">
          <w:fldChar w:fldCharType="begin"/>
        </w:r>
        <w:r w:rsidR="00FD74AA" w:rsidDel="007264C7">
          <w:delInstrText xml:space="preserve"> SEQ Abbildung \* ARABIC </w:delInstrText>
        </w:r>
        <w:r w:rsidR="00FD74AA" w:rsidDel="007264C7">
          <w:fldChar w:fldCharType="separate"/>
        </w:r>
        <w:r w:rsidR="002570D0" w:rsidDel="007264C7">
          <w:rPr>
            <w:noProof/>
          </w:rPr>
          <w:delText>5</w:delText>
        </w:r>
        <w:r w:rsidR="00FD74AA" w:rsidDel="007264C7">
          <w:rPr>
            <w:noProof/>
          </w:rPr>
          <w:fldChar w:fldCharType="end"/>
        </w:r>
        <w:bookmarkEnd w:id="56"/>
        <w:r w:rsidRPr="00E40F49" w:rsidDel="007264C7">
          <w:delText xml:space="preserve"> Datensatz mushrooms unbehandelt</w:delText>
        </w:r>
      </w:del>
    </w:p>
    <w:p w14:paraId="646F2D11" w14:textId="495A9EDA" w:rsidR="00E40F49" w:rsidRPr="00E40F49" w:rsidRDefault="00E40F49" w:rsidP="007264C7">
      <w:pPr>
        <w:pPrChange w:id="58" w:author="Daniel Kirste" w:date="2020-12-21T20:35:00Z">
          <w:pPr/>
        </w:pPrChange>
      </w:pPr>
      <w:del w:id="59" w:author="Daniel Kirste" w:date="2020-12-21T20:35:00Z">
        <w:r w:rsidRPr="00E40F49" w:rsidDel="007264C7">
          <w:delText xml:space="preserve">Wie auf </w:delText>
        </w:r>
        <w:r w:rsidRPr="00E40F49" w:rsidDel="007264C7">
          <w:fldChar w:fldCharType="begin"/>
        </w:r>
        <w:r w:rsidRPr="00E40F49" w:rsidDel="007264C7">
          <w:delInstrText xml:space="preserve"> REF _Ref59044803 \h </w:delInstrText>
        </w:r>
        <w:r w:rsidRPr="00E40F49" w:rsidDel="007264C7">
          <w:fldChar w:fldCharType="separate"/>
        </w:r>
        <w:r w:rsidR="002570D0" w:rsidRPr="00E40F49" w:rsidDel="007264C7">
          <w:delText xml:space="preserve">Abbildung </w:delText>
        </w:r>
        <w:r w:rsidR="002570D0" w:rsidDel="007264C7">
          <w:rPr>
            <w:noProof/>
          </w:rPr>
          <w:delText>5</w:delText>
        </w:r>
        <w:r w:rsidRPr="00E40F49" w:rsidDel="007264C7">
          <w:fldChar w:fldCharType="end"/>
        </w:r>
        <w:r w:rsidRPr="00E40F49" w:rsidDel="007264C7">
          <w:delText xml:space="preserve"> zu sehen ist, sind alle Daten zeichenbasierend gespeichert. Wie oben beschrieben, werden diese mithilfe von Indexern (siehe </w:delText>
        </w:r>
        <w:r w:rsidDel="007264C7">
          <w:fldChar w:fldCharType="begin"/>
        </w:r>
        <w:r w:rsidDel="007264C7">
          <w:delInstrText xml:space="preserve"> REF _Ref59045119 \h </w:delInstrText>
        </w:r>
        <w:r w:rsidDel="007264C7">
          <w:fldChar w:fldCharType="separate"/>
        </w:r>
        <w:r w:rsidR="002570D0" w:rsidRPr="00E40F49" w:rsidDel="007264C7">
          <w:delText xml:space="preserve">Abbildung </w:delText>
        </w:r>
        <w:r w:rsidR="002570D0" w:rsidDel="007264C7">
          <w:rPr>
            <w:noProof/>
          </w:rPr>
          <w:delText>6</w:delText>
        </w:r>
        <w:r w:rsidDel="007264C7">
          <w:fldChar w:fldCharType="end"/>
        </w:r>
        <w:r w:rsidRPr="00E40F49" w:rsidDel="007264C7">
          <w:delText>) umgewandelt.</w:delText>
        </w:r>
      </w:del>
      <w:ins w:id="60" w:author="Daniel Kirste" w:date="2020-12-21T20:35:00Z">
        <w:r w:rsidR="007264C7">
          <w:t xml:space="preserve">Die Umwandlung wird durch </w:t>
        </w:r>
      </w:ins>
      <w:proofErr w:type="spellStart"/>
      <w:ins w:id="61" w:author="Daniel Kirste" w:date="2020-12-21T20:36:00Z">
        <w:r w:rsidR="007264C7">
          <w:t>StringIndexer</w:t>
        </w:r>
        <w:proofErr w:type="spellEnd"/>
        <w:r w:rsidR="007264C7">
          <w:t xml:space="preserve"> realisiert. </w:t>
        </w:r>
      </w:ins>
      <w:proofErr w:type="gramStart"/>
      <w:ins w:id="62" w:author="Daniel Kirste" w:date="2020-12-21T20:37:00Z">
        <w:r w:rsidR="00A1186C">
          <w:t>Die vorbereitentend Daten</w:t>
        </w:r>
        <w:proofErr w:type="gramEnd"/>
        <w:r w:rsidR="00A1186C">
          <w:t xml:space="preserve"> sind auszugsweise in Abbildung 6 dargestellt.</w:t>
        </w:r>
      </w:ins>
      <w:ins w:id="63" w:author="Daniel Kirste" w:date="2020-12-21T20:38:00Z">
        <w:r w:rsidR="00A1186C">
          <w:t xml:space="preserve"> Hierbei wurden </w:t>
        </w:r>
      </w:ins>
      <w:ins w:id="64" w:author="Daniel Kirste" w:date="2020-12-21T20:39:00Z">
        <w:r w:rsidR="00A1186C">
          <w:t xml:space="preserve">einige Probleme mit dem Datensatz offensichtlich. Zum einen ist in den Daten keine eindeutige Nummer zur Identifizierung des konkreten Pilzes vorhanden. Es kann somit keine </w:t>
        </w:r>
      </w:ins>
      <w:ins w:id="65" w:author="Daniel Kirste" w:date="2020-12-21T20:40:00Z">
        <w:r w:rsidR="00A1186C">
          <w:t xml:space="preserve">„händische“ Überprüfung stattfinden, ob ein späterer Algorithmus richtig funktioniert. Zum </w:t>
        </w:r>
      </w:ins>
      <w:ins w:id="66" w:author="Daniel Kirste" w:date="2020-12-21T20:41:00Z">
        <w:r w:rsidR="00A1186C">
          <w:t xml:space="preserve">anderen </w:t>
        </w:r>
      </w:ins>
      <w:ins w:id="67" w:author="Daniel Kirste" w:date="2020-12-21T20:42:00Z">
        <w:r w:rsidR="00A1186C">
          <w:t xml:space="preserve">gehen Informationen zur Ähnlichkeit </w:t>
        </w:r>
      </w:ins>
      <w:ins w:id="68" w:author="Daniel Kirste" w:date="2020-12-21T20:43:00Z">
        <w:r w:rsidR="00A1186C">
          <w:t xml:space="preserve">von Merkmalen verloren. Würde beispielsweise ein Clustering der Kappenform stattfinden, müssten </w:t>
        </w:r>
      </w:ins>
      <w:ins w:id="69" w:author="Daniel Kirste" w:date="2020-12-21T20:44:00Z">
        <w:r w:rsidR="00A1186C">
          <w:t>spitze und sehr spitze Kappen</w:t>
        </w:r>
      </w:ins>
      <w:ins w:id="70" w:author="Daniel Kirste" w:date="2020-12-21T20:45:00Z">
        <w:r w:rsidR="00A1186C">
          <w:t>formen</w:t>
        </w:r>
      </w:ins>
      <w:ins w:id="71" w:author="Daniel Kirste" w:date="2020-12-21T20:44:00Z">
        <w:r w:rsidR="00A1186C">
          <w:t xml:space="preserve"> näher zueinander sein als spitze zu flachen</w:t>
        </w:r>
      </w:ins>
      <w:ins w:id="72" w:author="Daniel Kirste" w:date="2020-12-21T20:45:00Z">
        <w:r w:rsidR="00A1186C">
          <w:t xml:space="preserve"> Kappenformen</w:t>
        </w:r>
      </w:ins>
      <w:ins w:id="73" w:author="Daniel Kirste" w:date="2020-12-21T20:44:00Z">
        <w:r w:rsidR="00A1186C">
          <w:t>.</w:t>
        </w:r>
      </w:ins>
      <w:ins w:id="74" w:author="Daniel Kirste" w:date="2020-12-21T20:45:00Z">
        <w:r w:rsidR="00A1186C">
          <w:t xml:space="preserve"> Durch die Zuordnung von Zahlenwerten geht dieser Zusammenhang verloren. Aufgrund</w:t>
        </w:r>
      </w:ins>
      <w:ins w:id="75" w:author="Daniel Kirste" w:date="2020-12-21T20:46:00Z">
        <w:r w:rsidR="00A1186C">
          <w:t xml:space="preserve"> der aufgetretenen Probleme wurde sich dazu entschieden einen neuen Datensatz zu wählen, der </w:t>
        </w:r>
        <w:proofErr w:type="spellStart"/>
        <w:r w:rsidR="00A1186C">
          <w:t>großteils</w:t>
        </w:r>
        <w:proofErr w:type="spellEnd"/>
        <w:r w:rsidR="00A1186C">
          <w:t xml:space="preserve"> auf numerischen Daten basiert und eine </w:t>
        </w:r>
        <w:r w:rsidR="00FD74AA">
          <w:t>eindeutige Identi</w:t>
        </w:r>
      </w:ins>
      <w:ins w:id="76" w:author="Daniel Kirste" w:date="2020-12-21T20:47:00Z">
        <w:r w:rsidR="00FD74AA">
          <w:t>fizierung zulässt.</w:t>
        </w:r>
      </w:ins>
      <w:ins w:id="77" w:author="Daniel Kirste" w:date="2020-12-21T20:44:00Z">
        <w:r w:rsidR="00A1186C">
          <w:t xml:space="preserve"> </w:t>
        </w:r>
      </w:ins>
    </w:p>
    <w:p w14:paraId="324DE779" w14:textId="1036192B" w:rsidR="00E40F49" w:rsidRPr="00E40F49" w:rsidDel="00FD74AA" w:rsidRDefault="00E40F49" w:rsidP="00E40F49">
      <w:pPr>
        <w:keepNext/>
        <w:jc w:val="center"/>
        <w:rPr>
          <w:del w:id="78" w:author="Daniel Kirste" w:date="2020-12-21T20:47:00Z"/>
        </w:rPr>
      </w:pPr>
      <w:del w:id="79" w:author="Daniel Kirste" w:date="2020-12-21T20:47:00Z">
        <w:r w:rsidRPr="00E40F49" w:rsidDel="00FD74AA">
          <w:rPr>
            <w:noProof/>
          </w:rPr>
          <w:drawing>
            <wp:inline distT="0" distB="0" distL="0" distR="0" wp14:anchorId="506AA02E" wp14:editId="1165DB31">
              <wp:extent cx="4823720" cy="25769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38"/>
                      <a:stretch/>
                    </pic:blipFill>
                    <pic:spPr bwMode="auto">
                      <a:xfrm>
                        <a:off x="0" y="0"/>
                        <a:ext cx="4863971" cy="2598448"/>
                      </a:xfrm>
                      <a:prstGeom prst="rect">
                        <a:avLst/>
                      </a:prstGeom>
                      <a:ln>
                        <a:noFill/>
                      </a:ln>
                      <a:extLst>
                        <a:ext uri="{53640926-AAD7-44D8-BBD7-CCE9431645EC}">
                          <a14:shadowObscured xmlns:a14="http://schemas.microsoft.com/office/drawing/2010/main"/>
                        </a:ext>
                      </a:extLst>
                    </pic:spPr>
                  </pic:pic>
                </a:graphicData>
              </a:graphic>
            </wp:inline>
          </w:drawing>
        </w:r>
      </w:del>
    </w:p>
    <w:p w14:paraId="543FC348" w14:textId="09FF91F5" w:rsidR="00B32680" w:rsidRDefault="00E40F49" w:rsidP="00B32680">
      <w:pPr>
        <w:pStyle w:val="Beschriftung"/>
      </w:pPr>
      <w:bookmarkStart w:id="80" w:name="_Ref59045119"/>
      <w:del w:id="81" w:author="Daniel Kirste" w:date="2020-12-21T20:47:00Z">
        <w:r w:rsidRPr="00E40F49" w:rsidDel="00FD74AA">
          <w:delText xml:space="preserve">Abbildung </w:delText>
        </w:r>
        <w:r w:rsidR="00FD74AA" w:rsidDel="00FD74AA">
          <w:fldChar w:fldCharType="begin"/>
        </w:r>
        <w:r w:rsidR="00FD74AA" w:rsidDel="00FD74AA">
          <w:delInstrText xml:space="preserve"> SEQ Abbildung \* ARABIC </w:delInstrText>
        </w:r>
        <w:r w:rsidR="00FD74AA" w:rsidDel="00FD74AA">
          <w:fldChar w:fldCharType="separate"/>
        </w:r>
        <w:r w:rsidR="002570D0" w:rsidDel="00FD74AA">
          <w:rPr>
            <w:noProof/>
          </w:rPr>
          <w:delText>6</w:delText>
        </w:r>
        <w:r w:rsidR="00FD74AA" w:rsidDel="00FD74AA">
          <w:rPr>
            <w:noProof/>
          </w:rPr>
          <w:fldChar w:fldCharType="end"/>
        </w:r>
        <w:bookmarkEnd w:id="80"/>
        <w:r w:rsidRPr="00E40F49" w:rsidDel="00FD74AA">
          <w:delText xml:space="preserve"> Data Preparation mushrooms</w:delText>
        </w:r>
      </w:del>
      <w:r w:rsidR="00B32680">
        <w:br w:type="page"/>
      </w:r>
    </w:p>
    <w:p w14:paraId="0573E6C8" w14:textId="2EB85E72" w:rsidR="00E40F49" w:rsidDel="00FD74AA" w:rsidRDefault="00CA7794">
      <w:pPr>
        <w:rPr>
          <w:del w:id="82" w:author="Daniel Kirste" w:date="2020-12-21T20:47:00Z"/>
        </w:rPr>
      </w:pPr>
      <w:del w:id="83" w:author="Daniel Kirste" w:date="2020-12-21T20:47:00Z">
        <w:r w:rsidDel="00FD74AA">
          <w:lastRenderedPageBreak/>
          <w:delText>D</w:delText>
        </w:r>
        <w:r w:rsidR="00A04554" w:rsidDel="00FD74AA">
          <w:delText xml:space="preserve">ie </w:delText>
        </w:r>
        <w:r w:rsidDel="00FD74AA">
          <w:delText xml:space="preserve">umgewandelten Daten sind in </w:delText>
        </w:r>
        <w:r w:rsidDel="00FD74AA">
          <w:fldChar w:fldCharType="begin"/>
        </w:r>
        <w:r w:rsidDel="00FD74AA">
          <w:delInstrText xml:space="preserve"> REF _Ref59046020 \h </w:delInstrText>
        </w:r>
        <w:r w:rsidDel="00FD74AA">
          <w:fldChar w:fldCharType="separate"/>
        </w:r>
        <w:r w:rsidR="002570D0" w:rsidRPr="00E40F49" w:rsidDel="00FD74AA">
          <w:delText xml:space="preserve">Abbildung </w:delText>
        </w:r>
        <w:r w:rsidR="002570D0" w:rsidDel="00FD74AA">
          <w:rPr>
            <w:noProof/>
          </w:rPr>
          <w:delText>7</w:delText>
        </w:r>
        <w:r w:rsidDel="00FD74AA">
          <w:fldChar w:fldCharType="end"/>
        </w:r>
        <w:r w:rsidDel="00FD74AA">
          <w:delText xml:space="preserve"> ersichtlich.</w:delText>
        </w:r>
      </w:del>
    </w:p>
    <w:p w14:paraId="52AA40C8" w14:textId="4AB069C2" w:rsidR="00E40F49" w:rsidRDefault="00E40F49" w:rsidP="00A04554">
      <w:pPr>
        <w:jc w:val="center"/>
      </w:pPr>
      <w:r w:rsidRPr="00E40F49">
        <w:rPr>
          <w:noProof/>
        </w:rPr>
        <w:drawing>
          <wp:inline distT="0" distB="0" distL="0" distR="0" wp14:anchorId="504DC22E" wp14:editId="34C8E960">
            <wp:extent cx="5731424" cy="370280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4336" cy="3749914"/>
                    </a:xfrm>
                    <a:prstGeom prst="rect">
                      <a:avLst/>
                    </a:prstGeom>
                  </pic:spPr>
                </pic:pic>
              </a:graphicData>
            </a:graphic>
          </wp:inline>
        </w:drawing>
      </w:r>
    </w:p>
    <w:p w14:paraId="6C435802" w14:textId="1DDBE581" w:rsidR="00CA7794" w:rsidRPr="00E40F49" w:rsidRDefault="00CA7794" w:rsidP="00CA7794">
      <w:pPr>
        <w:pStyle w:val="Beschriftung"/>
      </w:pPr>
      <w:bookmarkStart w:id="84" w:name="_Ref59046020"/>
      <w:r w:rsidRPr="00E40F49">
        <w:t xml:space="preserve">Abbildung </w:t>
      </w:r>
      <w:del w:id="85" w:author="Daniel Kirste" w:date="2020-12-21T20:47:00Z">
        <w:r w:rsidR="00FD74AA" w:rsidDel="00FD74AA">
          <w:fldChar w:fldCharType="begin"/>
        </w:r>
        <w:r w:rsidR="00FD74AA" w:rsidDel="00FD74AA">
          <w:delInstrText xml:space="preserve"> SEQ Abbildung \* ARABIC </w:delInstrText>
        </w:r>
        <w:r w:rsidR="00FD74AA" w:rsidDel="00FD74AA">
          <w:fldChar w:fldCharType="separate"/>
        </w:r>
        <w:r w:rsidR="002570D0" w:rsidDel="00FD74AA">
          <w:rPr>
            <w:noProof/>
          </w:rPr>
          <w:delText>7</w:delText>
        </w:r>
        <w:r w:rsidR="00FD74AA" w:rsidDel="00FD74AA">
          <w:rPr>
            <w:noProof/>
          </w:rPr>
          <w:fldChar w:fldCharType="end"/>
        </w:r>
        <w:bookmarkEnd w:id="84"/>
        <w:r w:rsidRPr="00E40F49" w:rsidDel="00FD74AA">
          <w:delText xml:space="preserve"> </w:delText>
        </w:r>
      </w:del>
      <w:ins w:id="86" w:author="Daniel Kirste" w:date="2020-12-21T20:47:00Z">
        <w:r w:rsidR="00FD74AA">
          <w:t>6</w:t>
        </w:r>
        <w:r w:rsidR="00FD74AA" w:rsidRPr="00E40F49">
          <w:t xml:space="preserve"> </w:t>
        </w:r>
      </w:ins>
      <w:r w:rsidRPr="00E40F49">
        <w:t xml:space="preserve">Datensatz </w:t>
      </w:r>
      <w:proofErr w:type="spellStart"/>
      <w:r w:rsidRPr="00E40F49">
        <w:t>mushrooms</w:t>
      </w:r>
      <w:proofErr w:type="spellEnd"/>
      <w:r w:rsidRPr="00E40F49">
        <w:t xml:space="preserve"> behandelt</w:t>
      </w:r>
    </w:p>
    <w:p w14:paraId="1D5AF3A5" w14:textId="0B28346C" w:rsidR="00E771AE" w:rsidDel="00FD74AA" w:rsidRDefault="00DD40E5" w:rsidP="00D02ABF">
      <w:pPr>
        <w:pStyle w:val="berschrift2"/>
        <w:rPr>
          <w:del w:id="87" w:author="Daniel Kirste" w:date="2020-12-21T20:47:00Z"/>
        </w:rPr>
      </w:pPr>
      <w:del w:id="88" w:author="Daniel Kirste" w:date="2020-12-21T20:47:00Z">
        <w:r w:rsidDel="00FD74AA">
          <w:delText>Wie aus den Screenshots ersichtlich wird, ist der A</w:delText>
        </w:r>
        <w:r w:rsidR="00CA7794" w:rsidDel="00FD74AA">
          <w:delText>ufwand für die Datenaufbereitung sehr hoch. Des Weiteren enthält der Datensatz keinen</w:delText>
        </w:r>
        <w:r w:rsidDel="00FD74AA">
          <w:delText xml:space="preserve"> unique Identifier</w:delText>
        </w:r>
        <w:r w:rsidR="00CA7794" w:rsidDel="00FD74AA">
          <w:delText xml:space="preserve">, </w:delText>
        </w:r>
        <w:r w:rsidR="00CA7794" w:rsidRPr="000D2CE8" w:rsidDel="00FD74AA">
          <w:delText xml:space="preserve">weshalb </w:delText>
        </w:r>
        <w:r w:rsidR="00E771AE" w:rsidRPr="000D2CE8" w:rsidDel="00FD74AA">
          <w:delText>ein Rückschluss</w:delText>
        </w:r>
        <w:r w:rsidRPr="000D2CE8" w:rsidDel="00FD74AA">
          <w:delText xml:space="preserve"> </w:delText>
        </w:r>
        <w:r w:rsidR="00E771AE" w:rsidRPr="000D2CE8" w:rsidDel="00FD74AA">
          <w:delText>der Algorithmen-Ergebnisse auf einzelne Daten nicht möglich ist.</w:delText>
        </w:r>
      </w:del>
    </w:p>
    <w:p w14:paraId="72281BC8" w14:textId="77777777" w:rsidR="00FD74AA" w:rsidRPr="00FD74AA" w:rsidRDefault="00FD74AA" w:rsidP="00FD74AA">
      <w:pPr>
        <w:rPr>
          <w:ins w:id="89" w:author="Daniel Kirste" w:date="2020-12-21T20:47:00Z"/>
          <w:rPrChange w:id="90" w:author="Daniel Kirste" w:date="2020-12-21T20:47:00Z">
            <w:rPr>
              <w:ins w:id="91" w:author="Daniel Kirste" w:date="2020-12-21T20:47:00Z"/>
            </w:rPr>
          </w:rPrChange>
        </w:rPr>
        <w:pPrChange w:id="92" w:author="Daniel Kirste" w:date="2020-12-21T20:47:00Z">
          <w:pPr/>
        </w:pPrChange>
      </w:pPr>
    </w:p>
    <w:p w14:paraId="0D5C05FC" w14:textId="76ADF8A1" w:rsidR="000E2C61" w:rsidRPr="00E40F49" w:rsidDel="00FD74AA" w:rsidRDefault="00CA7794">
      <w:pPr>
        <w:rPr>
          <w:del w:id="93" w:author="Daniel Kirste" w:date="2020-12-21T20:47:00Z"/>
        </w:rPr>
      </w:pPr>
      <w:del w:id="94" w:author="Daniel Kirste" w:date="2020-12-21T20:47:00Z">
        <w:r w:rsidDel="00FD74AA">
          <w:delText>Aufgrund der begrenzten Bearbeitungszeit entschied sich</w:delText>
        </w:r>
        <w:r w:rsidR="00446518" w:rsidDel="00FD74AA">
          <w:delText xml:space="preserve"> deshalb</w:delText>
        </w:r>
        <w:r w:rsidDel="00FD74AA">
          <w:delText xml:space="preserve"> das Team, einen anderen Business-Case zu be</w:delText>
        </w:r>
        <w:r w:rsidR="003376FD" w:rsidDel="00FD74AA">
          <w:delText>arbeiten.</w:delText>
        </w:r>
        <w:r w:rsidR="007439A9" w:rsidRPr="00E40F49" w:rsidDel="00FD74AA">
          <w:br w:type="page"/>
        </w:r>
      </w:del>
    </w:p>
    <w:p w14:paraId="2B7D11B0" w14:textId="35E98B9D" w:rsidR="00D02ABF" w:rsidRPr="00B32680" w:rsidRDefault="00D02ABF" w:rsidP="00D02ABF">
      <w:pPr>
        <w:pStyle w:val="berschrift2"/>
      </w:pPr>
      <w:bookmarkStart w:id="95" w:name="_Toc59440164"/>
      <w:proofErr w:type="spellStart"/>
      <w:r w:rsidRPr="00B32680">
        <w:t>Use</w:t>
      </w:r>
      <w:proofErr w:type="spellEnd"/>
      <w:r w:rsidRPr="00B32680">
        <w:t>-Case 2</w:t>
      </w:r>
      <w:r w:rsidR="00151DCC" w:rsidRPr="00B32680">
        <w:t xml:space="preserve"> – </w:t>
      </w:r>
      <w:proofErr w:type="gramStart"/>
      <w:r w:rsidR="00151DCC" w:rsidRPr="00B32680">
        <w:t>Human</w:t>
      </w:r>
      <w:proofErr w:type="gramEnd"/>
      <w:r w:rsidR="00151DCC" w:rsidRPr="00B32680">
        <w:t xml:space="preserve"> </w:t>
      </w:r>
      <w:r w:rsidR="007F3C93" w:rsidRPr="00B32680">
        <w:t>Resources</w:t>
      </w:r>
      <w:bookmarkEnd w:id="95"/>
    </w:p>
    <w:p w14:paraId="4F6D0005" w14:textId="4C2D2AA5" w:rsidR="00B32680" w:rsidRPr="00B32680" w:rsidRDefault="00B32680" w:rsidP="00B32680">
      <w:del w:id="96" w:author="Daniel Kirste" w:date="2020-12-21T20:48:00Z">
        <w:r w:rsidRPr="00B32680" w:rsidDel="00FD74AA">
          <w:delText>Auf der Su</w:delText>
        </w:r>
        <w:r w:rsidDel="00FD74AA">
          <w:delText>che nach einem alternativen Datensatz sind wir auf Daten bezüglich Human Resources gestoßen. Anhand diesem wird nun ein neuer Use-Case aufgebaut und durchgeführt.</w:delText>
        </w:r>
      </w:del>
      <w:ins w:id="97" w:author="Daniel Kirste" w:date="2020-12-21T20:48:00Z">
        <w:r w:rsidR="00FD74AA">
          <w:t>Als alternativer Datensatz, der vorwiegend auf numerischen Daten beruht, wurde das „Human Resources Dataset“ ausgewählt</w:t>
        </w:r>
      </w:ins>
      <w:ins w:id="98" w:author="Daniel Kirste" w:date="2020-12-21T20:49:00Z">
        <w:r w:rsidR="00FD74AA">
          <w:t>. Dieser beinhaltet anonymisierte Personaldaten eines amerikanischen Unternehmens.</w:t>
        </w:r>
      </w:ins>
    </w:p>
    <w:p w14:paraId="1821248A" w14:textId="4A83838B" w:rsidR="00B32680" w:rsidRPr="00B32680" w:rsidRDefault="00D02ABF" w:rsidP="00B32680">
      <w:pPr>
        <w:pStyle w:val="berschrift3"/>
      </w:pPr>
      <w:bookmarkStart w:id="99" w:name="_Toc59440165"/>
      <w:r w:rsidRPr="00B32680">
        <w:t>Business Un</w:t>
      </w:r>
      <w:r w:rsidR="007F3C93" w:rsidRPr="00B32680">
        <w:t>d</w:t>
      </w:r>
      <w:r w:rsidRPr="00B32680">
        <w:t>erstanding</w:t>
      </w:r>
      <w:bookmarkEnd w:id="99"/>
    </w:p>
    <w:p w14:paraId="004D9146" w14:textId="2791C676" w:rsidR="00446518" w:rsidRPr="00446518" w:rsidRDefault="00B32680" w:rsidP="00D02ABF">
      <w:r>
        <w:t xml:space="preserve">Da die Akquise neuer Mitarbeiter für </w:t>
      </w:r>
      <w:r w:rsidR="008C176C">
        <w:t>Unternehmen</w:t>
      </w:r>
      <w:r>
        <w:t xml:space="preserve"> sehr zeitaufwändig und kostenintensiv ist, besteht großes Interesse dar</w:t>
      </w:r>
      <w:r w:rsidR="008C176C">
        <w:t>i</w:t>
      </w:r>
      <w:r>
        <w:t xml:space="preserve">n, </w:t>
      </w:r>
      <w:r w:rsidR="008C176C">
        <w:t>potenzielle</w:t>
      </w:r>
      <w:r>
        <w:t xml:space="preserve"> Abgänge bestehender Mitarbeiter zu erkennen. </w:t>
      </w:r>
      <w:r w:rsidR="00446518" w:rsidRPr="00446518">
        <w:t xml:space="preserve">Im ausgewählten Business-Case </w:t>
      </w:r>
      <w:r w:rsidR="00446518">
        <w:t xml:space="preserve">soll </w:t>
      </w:r>
      <w:r>
        <w:t xml:space="preserve">ein Vorhersagemodell entwickelt werden, welches </w:t>
      </w:r>
      <w:r w:rsidR="008C176C">
        <w:t>es den Unternehmen ermöglicht, diese Mitarbeiter frühzeitig zu identifizieren. Anhand dieser Erkenntnisse können anschließend entsprechende Gegenmaßnahmen eingeleitet werden.</w:t>
      </w:r>
    </w:p>
    <w:p w14:paraId="63A740B2" w14:textId="1A89B760" w:rsidR="000E2C61" w:rsidRPr="006D017E" w:rsidRDefault="000E2C61" w:rsidP="000E2C61">
      <w:pPr>
        <w:pStyle w:val="berschrift3"/>
      </w:pPr>
      <w:bookmarkStart w:id="100" w:name="_Toc59440166"/>
      <w:r w:rsidRPr="006D017E">
        <w:t>Data Un</w:t>
      </w:r>
      <w:r w:rsidR="007F3C93" w:rsidRPr="006D017E">
        <w:t>d</w:t>
      </w:r>
      <w:r w:rsidRPr="006D017E">
        <w:t>erstanding</w:t>
      </w:r>
      <w:bookmarkEnd w:id="100"/>
    </w:p>
    <w:p w14:paraId="20AFBE1E" w14:textId="0371E4FC" w:rsidR="006D017E" w:rsidRPr="00446518" w:rsidRDefault="008C176C" w:rsidP="00D02ABF">
      <w:r>
        <w:t>Für den Business-Case</w:t>
      </w:r>
      <w:r w:rsidR="00446518" w:rsidRPr="00446518">
        <w:t xml:space="preserve"> wurde ein passender D</w:t>
      </w:r>
      <w:r w:rsidR="00446518">
        <w:t xml:space="preserve">atensatz zu </w:t>
      </w:r>
      <w:r>
        <w:t>Informationen von</w:t>
      </w:r>
      <w:r w:rsidR="00446518">
        <w:t xml:space="preserve"> 312 </w:t>
      </w:r>
      <w:r>
        <w:t>Mitarbeitern ausgewählt</w:t>
      </w:r>
      <w:r w:rsidR="00446518">
        <w:t>, die jeweils</w:t>
      </w:r>
      <w:r>
        <w:t xml:space="preserve"> durch</w:t>
      </w:r>
      <w:r w:rsidR="00446518">
        <w:t xml:space="preserve"> 35 Merkmale</w:t>
      </w:r>
      <w:r w:rsidR="00151DCC">
        <w:t xml:space="preserve"> (siehe </w:t>
      </w:r>
      <w:r w:rsidR="00151DCC">
        <w:fldChar w:fldCharType="begin"/>
      </w:r>
      <w:r w:rsidR="00151DCC">
        <w:instrText xml:space="preserve"> REF _Ref59047590 \h </w:instrText>
      </w:r>
      <w:r w:rsidR="00151DCC">
        <w:fldChar w:fldCharType="separate"/>
      </w:r>
      <w:r w:rsidR="002570D0" w:rsidRPr="00365522">
        <w:t xml:space="preserve">Abbildung </w:t>
      </w:r>
      <w:r w:rsidR="002570D0">
        <w:rPr>
          <w:noProof/>
        </w:rPr>
        <w:t>8</w:t>
      </w:r>
      <w:r w:rsidR="00151DCC">
        <w:fldChar w:fldCharType="end"/>
      </w:r>
      <w:r w:rsidR="00151DCC">
        <w:t>)</w:t>
      </w:r>
      <w:r w:rsidR="00446518">
        <w:t xml:space="preserve"> repräsentiert werden.</w:t>
      </w:r>
      <w:r w:rsidR="006D017E">
        <w:t xml:space="preserve"> Dieser Datensatz beinhaltet Daten, wie zum Beispiel Name, Gehalt und Position im Unternehmen.</w:t>
      </w:r>
    </w:p>
    <w:p w14:paraId="2C24BF99" w14:textId="1912800D" w:rsidR="00446518" w:rsidRDefault="00151DCC" w:rsidP="00151DCC">
      <w:pPr>
        <w:jc w:val="center"/>
      </w:pPr>
      <w:r w:rsidRPr="00151DCC">
        <w:rPr>
          <w:noProof/>
        </w:rPr>
        <w:lastRenderedPageBreak/>
        <w:drawing>
          <wp:inline distT="0" distB="0" distL="0" distR="0" wp14:anchorId="75C74285" wp14:editId="475F216A">
            <wp:extent cx="3864976" cy="5004551"/>
            <wp:effectExtent l="0" t="0" r="254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598" cy="5054560"/>
                    </a:xfrm>
                    <a:prstGeom prst="rect">
                      <a:avLst/>
                    </a:prstGeom>
                  </pic:spPr>
                </pic:pic>
              </a:graphicData>
            </a:graphic>
          </wp:inline>
        </w:drawing>
      </w:r>
    </w:p>
    <w:p w14:paraId="3308A945" w14:textId="277E9003" w:rsidR="008C176C" w:rsidRDefault="00151DCC" w:rsidP="008C176C">
      <w:pPr>
        <w:pStyle w:val="Beschriftung"/>
        <w:rPr>
          <w:i w:val="0"/>
          <w:iCs w:val="0"/>
        </w:rPr>
      </w:pPr>
      <w:bookmarkStart w:id="101" w:name="_Ref59047590"/>
      <w:r w:rsidRPr="00365522">
        <w:t xml:space="preserve">Abbildung </w:t>
      </w:r>
      <w:r w:rsidRPr="00E40F49">
        <w:fldChar w:fldCharType="begin"/>
      </w:r>
      <w:r w:rsidRPr="00365522">
        <w:instrText xml:space="preserve"> SEQ Abbildung \* ARABIC </w:instrText>
      </w:r>
      <w:r w:rsidRPr="00E40F49">
        <w:fldChar w:fldCharType="separate"/>
      </w:r>
      <w:r w:rsidR="002570D0">
        <w:rPr>
          <w:noProof/>
        </w:rPr>
        <w:t>8</w:t>
      </w:r>
      <w:r w:rsidRPr="00E40F49">
        <w:fldChar w:fldCharType="end"/>
      </w:r>
      <w:bookmarkEnd w:id="101"/>
      <w:r w:rsidRPr="00365522">
        <w:t xml:space="preserve"> Merkmale Human </w:t>
      </w:r>
      <w:proofErr w:type="spellStart"/>
      <w:r w:rsidR="007F3C93" w:rsidRPr="00365522">
        <w:t>Ressources</w:t>
      </w:r>
      <w:proofErr w:type="spellEnd"/>
      <w:r w:rsidR="008C176C">
        <w:br w:type="page"/>
      </w:r>
    </w:p>
    <w:p w14:paraId="1FBBE8E5" w14:textId="77777777" w:rsidR="00151DCC" w:rsidRPr="00365522" w:rsidRDefault="00151DCC" w:rsidP="00151DCC">
      <w:pPr>
        <w:pStyle w:val="Beschriftung"/>
      </w:pPr>
    </w:p>
    <w:p w14:paraId="4453E2B2" w14:textId="73923FDB" w:rsidR="002C1E79" w:rsidRDefault="002C1E79" w:rsidP="002C1E79">
      <w:r w:rsidRPr="00E46E42">
        <w:t xml:space="preserve">Um ein </w:t>
      </w:r>
      <w:r>
        <w:t>i</w:t>
      </w:r>
      <w:r w:rsidRPr="00E46E42">
        <w:t xml:space="preserve">nitiales </w:t>
      </w:r>
      <w:r>
        <w:t xml:space="preserve">Verständnis über den Datensatz zu erlangen, wurde mit den bestehenden Daten eine Visualisierung für einen Anwendungsfall durchgeführt. Spezifisch wurde der Leistungsindex in Relation zum Rekrutierungsweg dargestellt. So wäre beispielsweise eine Erkenntnis aus dem Graphen, dass Bewerber </w:t>
      </w:r>
      <w:del w:id="102" w:author="Daniel Kirste" w:date="2020-12-21T20:51:00Z">
        <w:r w:rsidDel="00FD74AA">
          <w:delText xml:space="preserve">von diversen Jobmessen die Leistungserwartungen vergleichsweise am </w:delText>
        </w:r>
        <w:r w:rsidR="008C176C" w:rsidDel="00FD74AA">
          <w:delText>H</w:delText>
        </w:r>
        <w:r w:rsidDel="00FD74AA">
          <w:delText>äufigsten übertreffen</w:delText>
        </w:r>
      </w:del>
      <w:ins w:id="103" w:author="Daniel Kirste" w:date="2020-12-21T20:51:00Z">
        <w:r w:rsidR="00FD74AA">
          <w:t xml:space="preserve">die über Empfehlungen in das Unternehmen aufgenommen wurde prozentual am meisten die Erwartungen erfüllen </w:t>
        </w:r>
      </w:ins>
      <w:ins w:id="104" w:author="Daniel Kirste" w:date="2020-12-21T20:52:00Z">
        <w:r w:rsidR="00FD74AA">
          <w:t>oder übertreffen. Zu sehen ist die in Abbildung 9, anhand des grünen Balkens (Ne</w:t>
        </w:r>
      </w:ins>
      <w:ins w:id="105" w:author="Daniel Kirste" w:date="2020-12-21T20:53:00Z">
        <w:r w:rsidR="00FD74AA">
          <w:t xml:space="preserve">eds </w:t>
        </w:r>
        <w:proofErr w:type="spellStart"/>
        <w:r w:rsidR="00FD74AA">
          <w:t>Improvement</w:t>
        </w:r>
        <w:proofErr w:type="spellEnd"/>
        <w:r w:rsidR="00FD74AA">
          <w:t xml:space="preserve">) </w:t>
        </w:r>
      </w:ins>
      <w:ins w:id="106" w:author="Daniel Kirste" w:date="2020-12-21T20:52:00Z">
        <w:r w:rsidR="00FD74AA">
          <w:t>der Gruppe „</w:t>
        </w:r>
        <w:proofErr w:type="spellStart"/>
        <w:r w:rsidR="00FD74AA">
          <w:t>Employee</w:t>
        </w:r>
        <w:proofErr w:type="spellEnd"/>
        <w:r w:rsidR="00FD74AA">
          <w:t xml:space="preserve"> </w:t>
        </w:r>
        <w:proofErr w:type="spellStart"/>
        <w:r w:rsidR="00FD74AA">
          <w:t>Referral</w:t>
        </w:r>
        <w:proofErr w:type="spellEnd"/>
        <w:r w:rsidR="00FD74AA">
          <w:t>“</w:t>
        </w:r>
      </w:ins>
      <w:ins w:id="107" w:author="Daniel Kirste" w:date="2020-12-21T20:53:00Z">
        <w:r w:rsidR="00FD74AA">
          <w:t xml:space="preserve">. Die Gruppen „Other“ und „Online Web </w:t>
        </w:r>
        <w:proofErr w:type="spellStart"/>
        <w:r w:rsidR="00FD74AA">
          <w:t>Application</w:t>
        </w:r>
        <w:proofErr w:type="spellEnd"/>
        <w:r w:rsidR="00FD74AA">
          <w:t>“ können vernachlässigt werden, da hierbei nur ein Datenwert („</w:t>
        </w:r>
        <w:proofErr w:type="spellStart"/>
        <w:r w:rsidR="00FD74AA">
          <w:t>Fully</w:t>
        </w:r>
        <w:proofErr w:type="spellEnd"/>
        <w:r w:rsidR="00FD74AA">
          <w:t xml:space="preserve"> </w:t>
        </w:r>
        <w:proofErr w:type="spellStart"/>
        <w:r w:rsidR="00FD74AA">
          <w:t>Meets</w:t>
        </w:r>
        <w:proofErr w:type="spellEnd"/>
        <w:r w:rsidR="00FD74AA">
          <w:t>“</w:t>
        </w:r>
      </w:ins>
      <w:ins w:id="108" w:author="Daniel Kirste" w:date="2020-12-21T20:54:00Z">
        <w:r w:rsidR="00FD74AA">
          <w:t>) auftritt und hierbei wahrscheinlich die Daten nicht aussagekräftig genug sind.</w:t>
        </w:r>
      </w:ins>
      <w:del w:id="109" w:author="Daniel Kirste" w:date="2020-12-21T20:53:00Z">
        <w:r w:rsidDel="00FD74AA">
          <w:delText>.</w:delText>
        </w:r>
      </w:del>
    </w:p>
    <w:p w14:paraId="612CA7EB" w14:textId="77777777" w:rsidR="002C1E79" w:rsidRDefault="002C1E79" w:rsidP="002C1E79">
      <w:pPr>
        <w:jc w:val="center"/>
      </w:pPr>
      <w:r w:rsidRPr="007F3C93">
        <w:rPr>
          <w:noProof/>
        </w:rPr>
        <w:drawing>
          <wp:inline distT="0" distB="0" distL="0" distR="0" wp14:anchorId="7ED7C255" wp14:editId="6C59C9C2">
            <wp:extent cx="5726115" cy="4202435"/>
            <wp:effectExtent l="0" t="0" r="825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861" cy="4259494"/>
                    </a:xfrm>
                    <a:prstGeom prst="rect">
                      <a:avLst/>
                    </a:prstGeom>
                  </pic:spPr>
                </pic:pic>
              </a:graphicData>
            </a:graphic>
          </wp:inline>
        </w:drawing>
      </w:r>
    </w:p>
    <w:p w14:paraId="0932D9BC" w14:textId="660D49D3" w:rsidR="002C1E79" w:rsidRPr="00D33C4E" w:rsidRDefault="002C1E79" w:rsidP="002C1E79">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2570D0">
        <w:rPr>
          <w:noProof/>
        </w:rPr>
        <w:t>9</w:t>
      </w:r>
      <w:r w:rsidRPr="00E40F49">
        <w:fldChar w:fldCharType="end"/>
      </w:r>
      <w:r w:rsidRPr="00D33C4E">
        <w:t xml:space="preserve"> Leistungsindex in Relation z</w:t>
      </w:r>
      <w:r>
        <w:t>um Rekrutierungsweg</w:t>
      </w:r>
    </w:p>
    <w:p w14:paraId="05C7D85A" w14:textId="25C68B43" w:rsidR="000E2C61" w:rsidRPr="002158BA" w:rsidRDefault="000E2C61" w:rsidP="000E2C61">
      <w:pPr>
        <w:pStyle w:val="berschrift3"/>
      </w:pPr>
      <w:bookmarkStart w:id="110" w:name="_Toc59440167"/>
      <w:r w:rsidRPr="002158BA">
        <w:t xml:space="preserve">Data </w:t>
      </w:r>
      <w:proofErr w:type="spellStart"/>
      <w:r w:rsidRPr="002158BA">
        <w:t>Preparation</w:t>
      </w:r>
      <w:bookmarkEnd w:id="110"/>
      <w:proofErr w:type="spellEnd"/>
    </w:p>
    <w:p w14:paraId="334E8F3B" w14:textId="77777777" w:rsidR="00777417" w:rsidRDefault="007F3C93" w:rsidP="007D6E83">
      <w:pPr>
        <w:rPr>
          <w:ins w:id="111" w:author="Daniel Kirste" w:date="2020-12-21T21:07:00Z"/>
          <w:noProof/>
        </w:rPr>
      </w:pPr>
      <w:r>
        <w:t xml:space="preserve">Um die Daten in den Algorithmen nutzen zu können, wurden </w:t>
      </w:r>
      <w:r w:rsidR="008C176C">
        <w:t>diese im Rahmen der Vorverarbeitung (</w:t>
      </w:r>
      <w:proofErr w:type="spellStart"/>
      <w:r w:rsidR="008C176C">
        <w:t>Preprocessing</w:t>
      </w:r>
      <w:proofErr w:type="spellEnd"/>
      <w:r w:rsidR="008C176C">
        <w:t xml:space="preserve">) </w:t>
      </w:r>
      <w:r w:rsidR="007D6E83">
        <w:t xml:space="preserve">behandelt. Dabei wurden wie schon in Use-Case 1 </w:t>
      </w:r>
      <w:r w:rsidR="008C176C">
        <w:t>a</w:t>
      </w:r>
      <w:r>
        <w:t>lle String- in Integer</w:t>
      </w:r>
      <w:r w:rsidR="007D6E83">
        <w:t xml:space="preserve">-Werte mithilfe der in </w:t>
      </w:r>
      <w:proofErr w:type="spellStart"/>
      <w:r w:rsidR="007D6E83">
        <w:t>pyspark</w:t>
      </w:r>
      <w:proofErr w:type="spellEnd"/>
      <w:r w:rsidR="007D6E83">
        <w:t xml:space="preserve"> zur Verfügung stehenden Index-Funktionalitäten</w:t>
      </w:r>
      <w:r>
        <w:t xml:space="preserve"> umgewandelt.</w:t>
      </w:r>
      <w:r w:rsidR="006D017E">
        <w:t xml:space="preserve"> </w:t>
      </w:r>
      <w:del w:id="112" w:author="Daniel Kirste" w:date="2020-12-21T20:54:00Z">
        <w:r w:rsidR="006D017E" w:rsidDel="00FD74AA">
          <w:delText xml:space="preserve">Im Falle von Datumsfeldern wurden diese mithilfe der Funktion </w:delText>
        </w:r>
        <w:r w:rsidR="009E7D1D" w:rsidDel="00FD74AA">
          <w:delText>„u</w:delText>
        </w:r>
        <w:r w:rsidR="006D017E" w:rsidDel="00FD74AA">
          <w:delText>nix</w:delText>
        </w:r>
        <w:r w:rsidR="009E7D1D" w:rsidDel="00FD74AA">
          <w:delText>_t</w:delText>
        </w:r>
        <w:r w:rsidR="006D017E" w:rsidDel="00FD74AA">
          <w:delText>imestamp</w:delText>
        </w:r>
        <w:r w:rsidR="009E7D1D" w:rsidDel="00FD74AA">
          <w:delText>“</w:delText>
        </w:r>
        <w:r w:rsidR="00F06538" w:rsidDel="00FD74AA">
          <w:delText xml:space="preserve"> in Long</w:delText>
        </w:r>
        <w:r w:rsidR="006D017E" w:rsidDel="00FD74AA">
          <w:delText xml:space="preserve"> formatiert.</w:delText>
        </w:r>
      </w:del>
      <w:ins w:id="113" w:author="Daniel Kirste" w:date="2020-12-21T20:54:00Z">
        <w:r w:rsidR="00FD74AA">
          <w:t xml:space="preserve">Die Datumsfelder wurden in einen </w:t>
        </w:r>
        <w:proofErr w:type="spellStart"/>
        <w:r w:rsidR="00FD74AA">
          <w:t>Unixtimestamp</w:t>
        </w:r>
        <w:proofErr w:type="spellEnd"/>
        <w:r w:rsidR="00FD74AA">
          <w:t xml:space="preserve"> </w:t>
        </w:r>
      </w:ins>
      <w:ins w:id="114" w:author="Daniel Kirste" w:date="2020-12-21T20:55:00Z">
        <w:r w:rsidR="00FD74AA">
          <w:t xml:space="preserve">(Datentyp: Long) </w:t>
        </w:r>
      </w:ins>
      <w:ins w:id="115" w:author="Daniel Kirste" w:date="2020-12-21T20:54:00Z">
        <w:r w:rsidR="00FD74AA">
          <w:t xml:space="preserve">konvertiert, </w:t>
        </w:r>
      </w:ins>
      <w:ins w:id="116" w:author="Daniel Kirste" w:date="2020-12-21T20:55:00Z">
        <w:r w:rsidR="00FD74AA">
          <w:t>um diese weiterhin korrekt verwenden zu können.</w:t>
        </w:r>
      </w:ins>
      <w:ins w:id="117" w:author="Daniel Kirste" w:date="2020-12-21T21:02:00Z">
        <w:r w:rsidR="00777417">
          <w:t xml:space="preserve"> Die Umwandlung ist Abbildung 10 zu entnehmen.</w:t>
        </w:r>
      </w:ins>
      <w:ins w:id="118" w:author="Daniel Kirste" w:date="2020-12-21T20:55:00Z">
        <w:r w:rsidR="00FD74AA">
          <w:t xml:space="preserve"> </w:t>
        </w:r>
      </w:ins>
      <w:ins w:id="119" w:author="Daniel Kirste" w:date="2020-12-21T20:56:00Z">
        <w:r w:rsidR="00FD74AA">
          <w:t xml:space="preserve">Aus den </w:t>
        </w:r>
        <w:proofErr w:type="spellStart"/>
        <w:r w:rsidR="00FD74AA">
          <w:t>Unixtimestamps</w:t>
        </w:r>
        <w:proofErr w:type="spellEnd"/>
        <w:r w:rsidR="00FD74AA">
          <w:t xml:space="preserve"> des Einstellungsdatums und des Kündigungsdatum wurde</w:t>
        </w:r>
      </w:ins>
      <w:ins w:id="120" w:author="Daniel Kirste" w:date="2020-12-21T20:57:00Z">
        <w:r w:rsidR="00777417">
          <w:t>n die „</w:t>
        </w:r>
        <w:proofErr w:type="spellStart"/>
        <w:r w:rsidR="00777417">
          <w:t>DaysWorked</w:t>
        </w:r>
        <w:proofErr w:type="spellEnd"/>
        <w:r w:rsidR="00777417">
          <w:t xml:space="preserve">“ berechnet. </w:t>
        </w:r>
      </w:ins>
      <w:ins w:id="121" w:author="Daniel Kirste" w:date="2020-12-21T20:59:00Z">
        <w:r w:rsidR="00777417">
          <w:t>Im Fall, dass ein Mitarbeiter noch in der Firma arbeitet, wurde der 01.01.2021 als „Kündigungsdatum“ ange</w:t>
        </w:r>
      </w:ins>
      <w:ins w:id="122" w:author="Daniel Kirste" w:date="2020-12-21T21:00:00Z">
        <w:r w:rsidR="00777417">
          <w:t xml:space="preserve">nommen, um die Berechnung zu ermöglichen. </w:t>
        </w:r>
      </w:ins>
      <w:ins w:id="123" w:author="Daniel Kirste" w:date="2020-12-21T20:58:00Z">
        <w:r w:rsidR="00777417">
          <w:t xml:space="preserve">Nach Vervollständigung und den ersten Versuchen des </w:t>
        </w:r>
        <w:proofErr w:type="spellStart"/>
        <w:r w:rsidR="00777417">
          <w:t>Modelings</w:t>
        </w:r>
        <w:proofErr w:type="spellEnd"/>
        <w:r w:rsidR="00777417">
          <w:t xml:space="preserve"> wurde deutlich, dass </w:t>
        </w:r>
      </w:ins>
      <w:ins w:id="124" w:author="Daniel Kirste" w:date="2020-12-21T20:59:00Z">
        <w:r w:rsidR="00777417">
          <w:t xml:space="preserve">die Daten noch nicht ausreichend vorverarbeitet wurde. Im Datensatz </w:t>
        </w:r>
      </w:ins>
      <w:ins w:id="125" w:author="Daniel Kirste" w:date="2020-12-21T21:00:00Z">
        <w:r w:rsidR="00777417">
          <w:t>traten vereinzelt „Null“ Werte auf, die wie in Abbildung 10 zu sehen ist mit de</w:t>
        </w:r>
      </w:ins>
      <w:ins w:id="126" w:author="Daniel Kirste" w:date="2020-12-21T21:01:00Z">
        <w:r w:rsidR="00777417">
          <w:t xml:space="preserve">r </w:t>
        </w:r>
        <w:r w:rsidR="00777417">
          <w:lastRenderedPageBreak/>
          <w:t>Funktion „</w:t>
        </w:r>
        <w:proofErr w:type="spellStart"/>
        <w:proofErr w:type="gramStart"/>
        <w:r w:rsidR="00777417">
          <w:t>na.fill</w:t>
        </w:r>
        <w:proofErr w:type="spellEnd"/>
        <w:proofErr w:type="gramEnd"/>
        <w:r w:rsidR="00777417">
          <w:t>“ ausgebessert wurden und durch repräsentative Werte ersetzt wurden.</w:t>
        </w:r>
      </w:ins>
      <w:ins w:id="127" w:author="Daniel Kirste" w:date="2020-12-21T21:02:00Z">
        <w:r w:rsidR="00777417">
          <w:t xml:space="preserve"> Beim Versuch der Implementierung eines </w:t>
        </w:r>
        <w:proofErr w:type="spellStart"/>
        <w:r w:rsidR="00777417">
          <w:t>DecisionTrees</w:t>
        </w:r>
        <w:proofErr w:type="spellEnd"/>
        <w:r w:rsidR="00777417">
          <w:t xml:space="preserve"> </w:t>
        </w:r>
      </w:ins>
      <w:ins w:id="128" w:author="Daniel Kirste" w:date="2020-12-21T21:03:00Z">
        <w:r w:rsidR="00777417">
          <w:t>ergab sich der Fehler, dass zu viele unterschiedliche Datenwerte im Datensatz vorhanden sind. Daraufhin wurden die Gehaltsdaten und die daraus errechnete</w:t>
        </w:r>
      </w:ins>
      <w:ins w:id="129" w:author="Daniel Kirste" w:date="2020-12-21T21:04:00Z">
        <w:r w:rsidR="00777417">
          <w:t xml:space="preserve">n Stundenlöhne (eng. </w:t>
        </w:r>
        <w:proofErr w:type="spellStart"/>
        <w:r w:rsidR="00777417">
          <w:t>Payrate</w:t>
        </w:r>
        <w:proofErr w:type="spellEnd"/>
        <w:r w:rsidR="00777417">
          <w:t xml:space="preserve">) </w:t>
        </w:r>
        <w:proofErr w:type="spellStart"/>
        <w:r w:rsidR="00777417">
          <w:t>Buckets</w:t>
        </w:r>
        <w:proofErr w:type="spellEnd"/>
        <w:r w:rsidR="00777417">
          <w:t xml:space="preserve"> zugeordnet. Diese verringern die Varianz der Daten, </w:t>
        </w:r>
      </w:ins>
      <w:ins w:id="130" w:author="Daniel Kirste" w:date="2020-12-21T21:05:00Z">
        <w:r w:rsidR="00777417">
          <w:t>dadurch</w:t>
        </w:r>
      </w:ins>
      <w:ins w:id="131" w:author="Daniel Kirste" w:date="2020-12-21T21:04:00Z">
        <w:r w:rsidR="00777417">
          <w:t xml:space="preserve">, </w:t>
        </w:r>
      </w:ins>
      <w:ins w:id="132" w:author="Daniel Kirste" w:date="2020-12-21T21:05:00Z">
        <w:r w:rsidR="00777417">
          <w:t xml:space="preserve">dass diese sozusagen gerundet werden. Ein Gehalt von 58.900$ wird so beispielsweise dem </w:t>
        </w:r>
        <w:proofErr w:type="spellStart"/>
        <w:r w:rsidR="00777417">
          <w:t>Bucket</w:t>
        </w:r>
        <w:proofErr w:type="spellEnd"/>
        <w:r w:rsidR="00777417">
          <w:t xml:space="preserve"> 8 zugeordnet, dass alle Gehälter zwischen </w:t>
        </w:r>
      </w:ins>
      <w:ins w:id="133" w:author="Daniel Kirste" w:date="2020-12-21T21:06:00Z">
        <w:r w:rsidR="00777417">
          <w:t xml:space="preserve">55.000$ und 60.000$ repräsentiert. Als Schrittweite wurden 5.000$ gewählt. Ab 200.000$ wurde das </w:t>
        </w:r>
        <w:proofErr w:type="spellStart"/>
        <w:r w:rsidR="00777417">
          <w:t>Bucket</w:t>
        </w:r>
        <w:proofErr w:type="spellEnd"/>
        <w:r w:rsidR="00777417">
          <w:t xml:space="preserve"> bis unendlich gesetzt, da hier nur der Ge</w:t>
        </w:r>
      </w:ins>
      <w:ins w:id="134" w:author="Daniel Kirste" w:date="2020-12-21T21:07:00Z">
        <w:r w:rsidR="00777417">
          <w:t>schäftsführer liegt.</w:t>
        </w:r>
        <w:r w:rsidR="00777417" w:rsidRPr="00777417">
          <w:rPr>
            <w:noProof/>
          </w:rPr>
          <w:t xml:space="preserve"> </w:t>
        </w:r>
      </w:ins>
    </w:p>
    <w:p w14:paraId="60C88C9F" w14:textId="2425BE4F" w:rsidR="008C176C" w:rsidRDefault="00777417" w:rsidP="007D6E83">
      <w:pPr>
        <w:rPr>
          <w:ins w:id="135" w:author="Daniel Kirste" w:date="2020-12-21T21:07:00Z"/>
        </w:rPr>
      </w:pPr>
      <w:moveToRangeStart w:id="136" w:author="Daniel Kirste" w:date="2020-12-21T21:07:00Z" w:name="move59477247"/>
      <w:moveTo w:id="137" w:author="Daniel Kirste" w:date="2020-12-21T21:07:00Z">
        <w:r w:rsidRPr="005E08F6">
          <w:rPr>
            <w:noProof/>
          </w:rPr>
          <w:drawing>
            <wp:inline distT="0" distB="0" distL="0" distR="0" wp14:anchorId="7F6E8C24" wp14:editId="5EA3BFB9">
              <wp:extent cx="5760720" cy="2283460"/>
              <wp:effectExtent l="0" t="0" r="5080" b="254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0"/>
                      <a:stretch>
                        <a:fillRect/>
                      </a:stretch>
                    </pic:blipFill>
                    <pic:spPr>
                      <a:xfrm>
                        <a:off x="0" y="0"/>
                        <a:ext cx="5760720" cy="2283460"/>
                      </a:xfrm>
                      <a:prstGeom prst="rect">
                        <a:avLst/>
                      </a:prstGeom>
                    </pic:spPr>
                  </pic:pic>
                </a:graphicData>
              </a:graphic>
            </wp:inline>
          </w:drawing>
        </w:r>
      </w:moveTo>
      <w:moveToRangeEnd w:id="136"/>
      <w:del w:id="138" w:author="Daniel Kirste" w:date="2020-12-21T21:01:00Z">
        <w:r w:rsidR="008C176C" w:rsidDel="00777417">
          <w:br w:type="page"/>
        </w:r>
      </w:del>
    </w:p>
    <w:p w14:paraId="3445F7BE" w14:textId="77777777" w:rsidR="00777417" w:rsidRDefault="00777417" w:rsidP="00777417">
      <w:pPr>
        <w:pStyle w:val="Beschriftung"/>
        <w:rPr>
          <w:moveTo w:id="139" w:author="Daniel Kirste" w:date="2020-12-21T21:07:00Z"/>
        </w:rPr>
      </w:pPr>
      <w:moveToRangeStart w:id="140" w:author="Daniel Kirste" w:date="2020-12-21T21:07:00Z" w:name="move59477255"/>
      <w:moveTo w:id="141" w:author="Daniel Kirste" w:date="2020-12-21T21:07:00Z">
        <w:r w:rsidRPr="00D33C4E">
          <w:t xml:space="preserve">Abbildung </w:t>
        </w:r>
        <w:r w:rsidRPr="00E40F49">
          <w:fldChar w:fldCharType="begin"/>
        </w:r>
        <w:r w:rsidRPr="00D33C4E">
          <w:instrText xml:space="preserve"> SEQ Abbildung \* ARABIC </w:instrText>
        </w:r>
        <w:r w:rsidRPr="00E40F49">
          <w:fldChar w:fldCharType="separate"/>
        </w:r>
        <w:r>
          <w:rPr>
            <w:noProof/>
          </w:rPr>
          <w:t>10</w:t>
        </w:r>
        <w:r w:rsidRPr="00E40F49">
          <w:fldChar w:fldCharType="end"/>
        </w:r>
        <w:r w:rsidRPr="00D33C4E">
          <w:t xml:space="preserve"> </w:t>
        </w:r>
        <w:r>
          <w:t>Berechnung „</w:t>
        </w:r>
        <w:proofErr w:type="spellStart"/>
        <w:r>
          <w:t>DaysWorked</w:t>
        </w:r>
        <w:proofErr w:type="spellEnd"/>
        <w:r>
          <w:t>“</w:t>
        </w:r>
      </w:moveTo>
    </w:p>
    <w:moveToRangeEnd w:id="140"/>
    <w:p w14:paraId="5702974B" w14:textId="77777777" w:rsidR="00777417" w:rsidRDefault="00777417" w:rsidP="007D6E83"/>
    <w:p w14:paraId="4F6F8ED8" w14:textId="1DB303F7" w:rsidR="000E2C61" w:rsidRDefault="003376FD" w:rsidP="003376FD">
      <w:pPr>
        <w:pStyle w:val="berschrift3"/>
      </w:pPr>
      <w:bookmarkStart w:id="142" w:name="_Toc59440168"/>
      <w:r w:rsidRPr="002158BA">
        <w:t>Modeling</w:t>
      </w:r>
      <w:bookmarkEnd w:id="142"/>
    </w:p>
    <w:p w14:paraId="6816C997" w14:textId="31CF606B" w:rsidR="006841AF" w:rsidDel="00777417" w:rsidRDefault="006841AF" w:rsidP="006841AF">
      <w:pPr>
        <w:rPr>
          <w:del w:id="143" w:author="Daniel Kirste" w:date="2020-12-21T21:07:00Z"/>
        </w:rPr>
      </w:pPr>
      <w:r>
        <w:t xml:space="preserve">Im Rahmen der Modellierung werden die für die Aufgabenstellung geeigneten Methoden des Data </w:t>
      </w:r>
      <w:proofErr w:type="spellStart"/>
      <w:r>
        <w:t>Minings</w:t>
      </w:r>
      <w:proofErr w:type="spellEnd"/>
      <w:r>
        <w:t xml:space="preserve"> auf den in der Datenvorbereitung erstellten Datensatz ausgewählt. Typisch für diese Phase sind</w:t>
      </w:r>
      <w:r w:rsidR="001042FE">
        <w:t xml:space="preserve"> die Erstellung von Testmodellen, deren Bewertung,</w:t>
      </w:r>
      <w:r>
        <w:t xml:space="preserve"> </w:t>
      </w:r>
      <w:r w:rsidR="001042FE">
        <w:t xml:space="preserve">sowie </w:t>
      </w:r>
      <w:r>
        <w:t xml:space="preserve">die </w:t>
      </w:r>
      <w:r w:rsidR="001042FE">
        <w:t xml:space="preserve">anschließende </w:t>
      </w:r>
      <w:r>
        <w:t>Optimierung der</w:t>
      </w:r>
      <w:r w:rsidR="001042FE">
        <w:t xml:space="preserve"> verwendeten</w:t>
      </w:r>
      <w:r>
        <w:t xml:space="preserve"> Paramete</w:t>
      </w:r>
      <w:r w:rsidR="001042FE">
        <w:t>r</w:t>
      </w:r>
      <w:r>
        <w:t>.</w:t>
      </w:r>
    </w:p>
    <w:p w14:paraId="774B564B" w14:textId="304BFB64" w:rsidR="00D87055" w:rsidRPr="00D87055" w:rsidDel="00777417" w:rsidRDefault="00D87055" w:rsidP="00777417">
      <w:pPr>
        <w:rPr>
          <w:del w:id="144" w:author="Daniel Kirste" w:date="2020-12-21T21:07:00Z"/>
        </w:rPr>
        <w:pPrChange w:id="145" w:author="Daniel Kirste" w:date="2020-12-21T21:07:00Z">
          <w:pPr/>
        </w:pPrChange>
      </w:pPr>
    </w:p>
    <w:p w14:paraId="4FDF0FD5" w14:textId="774816B9" w:rsidR="000D0D08" w:rsidDel="00777417" w:rsidRDefault="006841AF" w:rsidP="00777417">
      <w:pPr>
        <w:rPr>
          <w:del w:id="146" w:author="Daniel Kirste" w:date="2020-12-21T21:07:00Z"/>
        </w:rPr>
        <w:pPrChange w:id="147" w:author="Daniel Kirste" w:date="2020-12-21T21:07:00Z">
          <w:pPr/>
        </w:pPrChange>
      </w:pPr>
      <w:del w:id="148" w:author="Daniel Kirste" w:date="2020-12-21T21:07:00Z">
        <w:r w:rsidDel="00777417">
          <w:delText>In dem vorliegenden Fall</w:delText>
        </w:r>
        <w:r w:rsidR="002C1E79" w:rsidDel="00777417">
          <w:delText xml:space="preserve"> </w:delText>
        </w:r>
        <w:r w:rsidR="000D0D08" w:rsidDel="00777417">
          <w:delText>wurde eine zusätzliche Spalte</w:delText>
        </w:r>
        <w:r w:rsidR="001042FE" w:rsidDel="00777417">
          <w:delText xml:space="preserve">, welche die </w:delText>
        </w:r>
        <w:r w:rsidR="000D0D08" w:rsidDel="00777417">
          <w:delText>Differenz zwischen de</w:delText>
        </w:r>
        <w:r w:rsidR="001042FE" w:rsidDel="00777417">
          <w:delText>m</w:delText>
        </w:r>
        <w:r w:rsidR="000D0D08" w:rsidDel="00777417">
          <w:delText xml:space="preserve"> Einstellungs- und Kündigungsdatum eines Mitarbeiters </w:delText>
        </w:r>
        <w:r w:rsidR="001042FE" w:rsidDel="00777417">
          <w:delText>enthält</w:delText>
        </w:r>
        <w:r w:rsidR="000D0D08" w:rsidDel="00777417">
          <w:delText>.</w:delText>
        </w:r>
        <w:r w:rsidR="00DF7E13" w:rsidDel="00777417">
          <w:delText xml:space="preserve"> Des Weiteren wurde</w:delText>
        </w:r>
        <w:r w:rsidR="00635AC0" w:rsidDel="00777417">
          <w:delText>n zunächst die jeweiligen Stundenlöhne berechnet und anschließend mithilfe des Bucketizers den verschiedenen zuvor definierten Werten zugeordnet.</w:delText>
        </w:r>
        <w:r w:rsidR="000060BE" w:rsidDel="00777417">
          <w:delText xml:space="preserve"> Hierdurch konnte die Anzahl der unterschiedlichen Werte deutlich reduziert werden.</w:delText>
        </w:r>
      </w:del>
    </w:p>
    <w:p w14:paraId="35596980" w14:textId="73D2AAC7" w:rsidR="00DF7E13" w:rsidRDefault="005E08F6" w:rsidP="00777417">
      <w:pPr>
        <w:pPrChange w:id="149" w:author="Daniel Kirste" w:date="2020-12-21T21:07:00Z">
          <w:pPr>
            <w:jc w:val="center"/>
          </w:pPr>
        </w:pPrChange>
      </w:pPr>
      <w:moveFromRangeStart w:id="150" w:author="Daniel Kirste" w:date="2020-12-21T21:07:00Z" w:name="move59477247"/>
      <w:moveFrom w:id="151" w:author="Daniel Kirste" w:date="2020-12-21T21:07:00Z">
        <w:r w:rsidRPr="005E08F6" w:rsidDel="00777417">
          <w:rPr>
            <w:noProof/>
          </w:rPr>
          <w:drawing>
            <wp:inline distT="0" distB="0" distL="0" distR="0" wp14:anchorId="20D224A0" wp14:editId="3E518B97">
              <wp:extent cx="5760720" cy="228346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83460"/>
                      </a:xfrm>
                      <a:prstGeom prst="rect">
                        <a:avLst/>
                      </a:prstGeom>
                    </pic:spPr>
                  </pic:pic>
                </a:graphicData>
              </a:graphic>
            </wp:inline>
          </w:drawing>
        </w:r>
      </w:moveFrom>
      <w:moveFromRangeEnd w:id="150"/>
    </w:p>
    <w:p w14:paraId="6234C072" w14:textId="19105F53" w:rsidR="00DF7E13" w:rsidDel="00777417" w:rsidRDefault="00DF7E13" w:rsidP="00DF7E13">
      <w:pPr>
        <w:pStyle w:val="Beschriftung"/>
        <w:rPr>
          <w:moveFrom w:id="152" w:author="Daniel Kirste" w:date="2020-12-21T21:07:00Z"/>
        </w:rPr>
      </w:pPr>
      <w:moveFromRangeStart w:id="153" w:author="Daniel Kirste" w:date="2020-12-21T21:07:00Z" w:name="move59477255"/>
      <w:moveFrom w:id="154" w:author="Daniel Kirste" w:date="2020-12-21T21:07:00Z">
        <w:r w:rsidRPr="00D33C4E" w:rsidDel="00777417">
          <w:t xml:space="preserve">Abbildung </w:t>
        </w:r>
        <w:r w:rsidRPr="00E40F49" w:rsidDel="00777417">
          <w:fldChar w:fldCharType="begin"/>
        </w:r>
        <w:r w:rsidRPr="00D33C4E" w:rsidDel="00777417">
          <w:instrText xml:space="preserve"> SEQ Abbildung \* ARABIC </w:instrText>
        </w:r>
        <w:r w:rsidRPr="00E40F49" w:rsidDel="00777417">
          <w:fldChar w:fldCharType="separate"/>
        </w:r>
        <w:r w:rsidR="002570D0" w:rsidDel="00777417">
          <w:rPr>
            <w:noProof/>
          </w:rPr>
          <w:t>10</w:t>
        </w:r>
        <w:r w:rsidRPr="00E40F49" w:rsidDel="00777417">
          <w:fldChar w:fldCharType="end"/>
        </w:r>
        <w:r w:rsidRPr="00D33C4E" w:rsidDel="00777417">
          <w:t xml:space="preserve"> </w:t>
        </w:r>
        <w:r w:rsidDel="00777417">
          <w:t>Berechnung „DaysWorked“</w:t>
        </w:r>
      </w:moveFrom>
    </w:p>
    <w:p w14:paraId="787C92BB" w14:textId="1929712E" w:rsidR="00567238" w:rsidRDefault="00567238" w:rsidP="00567238">
      <w:pPr>
        <w:pStyle w:val="berschrift4"/>
      </w:pPr>
      <w:bookmarkStart w:id="155" w:name="_Toc59440169"/>
      <w:moveFromRangeEnd w:id="153"/>
      <w:proofErr w:type="spellStart"/>
      <w:r>
        <w:t>Scatter</w:t>
      </w:r>
      <w:proofErr w:type="spellEnd"/>
      <w:r>
        <w:t>-Plot</w:t>
      </w:r>
      <w:bookmarkEnd w:id="155"/>
    </w:p>
    <w:p w14:paraId="41F65AB7" w14:textId="2CAC0158" w:rsidR="002C1E79" w:rsidRDefault="003B6395" w:rsidP="002C1E79">
      <w:ins w:id="156" w:author="Daniel Kirste" w:date="2020-12-21T21:08:00Z">
        <w:r>
          <w:t xml:space="preserve">Der Stundenlohn der einzelnen Mitarbeiter in Form eines </w:t>
        </w:r>
        <w:proofErr w:type="spellStart"/>
        <w:r>
          <w:t>Scatter</w:t>
        </w:r>
        <w:proofErr w:type="spellEnd"/>
        <w:r>
          <w:t>-Plot gegen die bereits gearbeiteten Tage im Unternehmen aufgetragen</w:t>
        </w:r>
      </w:ins>
      <w:del w:id="157" w:author="Daniel Kirste" w:date="2020-12-21T21:07:00Z">
        <w:r w:rsidR="000D0D08" w:rsidDel="00777417">
          <w:delText xml:space="preserve">Die resultierende Spalte „days worked“ berechnet mithilfe der Funktion dateDiff das gewünschte Ergebnis. Auf Basis dieser </w:delText>
        </w:r>
      </w:del>
      <w:del w:id="158" w:author="Daniel Kirste" w:date="2020-12-21T21:08:00Z">
        <w:r w:rsidR="000D0D08" w:rsidDel="003B6395">
          <w:delText xml:space="preserve">Spalte wurde ein </w:delText>
        </w:r>
        <w:r w:rsidR="00A47032" w:rsidDel="003B6395">
          <w:delText>S</w:delText>
        </w:r>
        <w:r w:rsidR="000D0D08" w:rsidDel="003B6395">
          <w:delText>catter-Plot aufgesetzt, welche</w:delText>
        </w:r>
        <w:r w:rsidR="00DF7E13" w:rsidDel="003B6395">
          <w:delText>s</w:delText>
        </w:r>
        <w:r w:rsidR="000D0D08" w:rsidDel="003B6395">
          <w:delText xml:space="preserve"> unter anderem auf diese Differenz zugreift</w:delText>
        </w:r>
        <w:r w:rsidR="00DF7E13" w:rsidDel="003B6395">
          <w:delText xml:space="preserve"> und diese zusammen mit dem Stundenlohn der Mitarbeiter darstellt</w:delText>
        </w:r>
      </w:del>
      <w:r w:rsidR="00DF7E13">
        <w:t xml:space="preserve"> (siehe </w:t>
      </w:r>
      <w:r w:rsidR="00DF7E13">
        <w:fldChar w:fldCharType="begin"/>
      </w:r>
      <w:r w:rsidR="00DF7E13">
        <w:instrText xml:space="preserve"> REF _Ref59128102 \h </w:instrText>
      </w:r>
      <w:r w:rsidR="00DF7E13">
        <w:fldChar w:fldCharType="separate"/>
      </w:r>
      <w:r w:rsidR="002570D0" w:rsidRPr="00B52DB6">
        <w:t xml:space="preserve">Abbildung </w:t>
      </w:r>
      <w:r w:rsidR="002570D0" w:rsidRPr="00B52DB6">
        <w:rPr>
          <w:noProof/>
        </w:rPr>
        <w:t>11</w:t>
      </w:r>
      <w:r w:rsidR="00DF7E13">
        <w:fldChar w:fldCharType="end"/>
      </w:r>
      <w:r w:rsidR="00DF7E13">
        <w:t>). Der Status des jeweiligen Mitarbeiters wird zudem über die Farbe visualisiert.</w:t>
      </w:r>
      <w:ins w:id="159" w:author="Daniel Kirste" w:date="2020-12-21T21:09:00Z">
        <w:r>
          <w:t xml:space="preserve"> Hierbei lassen sich bereits Cluster erkennen. Eine mögliche These wäre hierbei: „Je weniger Tage ein</w:t>
        </w:r>
      </w:ins>
      <w:ins w:id="160" w:author="Daniel Kirste" w:date="2020-12-21T21:10:00Z">
        <w:r>
          <w:t xml:space="preserve"> Mitarbeiter gearbeitet hat und je geringer sein Gehalt ist, desto wahrscheinlicher ist dessen freiwillige Kündigung“. </w:t>
        </w:r>
      </w:ins>
      <w:ins w:id="161" w:author="Daniel Kirste" w:date="2020-12-21T21:11:00Z">
        <w:r>
          <w:t>Daraus ergibt sich die These, dass ein Mitarbeiter mit hohem Gehalt und vielen Tagen im Unternehmen wahr</w:t>
        </w:r>
      </w:ins>
      <w:ins w:id="162" w:author="Daniel Kirste" w:date="2020-12-21T21:12:00Z">
        <w:r>
          <w:t>scheinlich nicht gekündigt wird oder freiwillig das Unternehmen verlässt.</w:t>
        </w:r>
      </w:ins>
    </w:p>
    <w:p w14:paraId="5093CE70" w14:textId="46FEE215" w:rsidR="00A47032" w:rsidRDefault="00A47032" w:rsidP="00A47032">
      <w:pPr>
        <w:jc w:val="center"/>
      </w:pPr>
      <w:r w:rsidRPr="00A47032">
        <w:rPr>
          <w:noProof/>
        </w:rPr>
        <w:lastRenderedPageBreak/>
        <w:drawing>
          <wp:inline distT="0" distB="0" distL="0" distR="0" wp14:anchorId="2418250E" wp14:editId="420499C4">
            <wp:extent cx="3799585" cy="2508766"/>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166" cy="2550747"/>
                    </a:xfrm>
                    <a:prstGeom prst="rect">
                      <a:avLst/>
                    </a:prstGeom>
                  </pic:spPr>
                </pic:pic>
              </a:graphicData>
            </a:graphic>
          </wp:inline>
        </w:drawing>
      </w:r>
    </w:p>
    <w:p w14:paraId="1E4855D1" w14:textId="77777777" w:rsidR="003B6395" w:rsidRDefault="00A47032" w:rsidP="005E08F6">
      <w:pPr>
        <w:pStyle w:val="Beschriftung"/>
        <w:rPr>
          <w:ins w:id="163" w:author="Daniel Kirste" w:date="2020-12-21T21:12:00Z"/>
        </w:rPr>
      </w:pPr>
      <w:bookmarkStart w:id="164" w:name="_Ref59128102"/>
      <w:r w:rsidRPr="00B52DB6">
        <w:t xml:space="preserve">Abbildung </w:t>
      </w:r>
      <w:r w:rsidRPr="00E40F49">
        <w:fldChar w:fldCharType="begin"/>
      </w:r>
      <w:r w:rsidRPr="00B52DB6">
        <w:instrText xml:space="preserve"> SEQ Abbildung \* ARABIC </w:instrText>
      </w:r>
      <w:r w:rsidRPr="00E40F49">
        <w:fldChar w:fldCharType="separate"/>
      </w:r>
      <w:r w:rsidR="002570D0" w:rsidRPr="00B52DB6">
        <w:rPr>
          <w:noProof/>
        </w:rPr>
        <w:t>11</w:t>
      </w:r>
      <w:r w:rsidRPr="00E40F49">
        <w:fldChar w:fldCharType="end"/>
      </w:r>
      <w:bookmarkEnd w:id="164"/>
      <w:r w:rsidRPr="00B52DB6">
        <w:t xml:space="preserve"> </w:t>
      </w:r>
      <w:proofErr w:type="spellStart"/>
      <w:r w:rsidRPr="00B52DB6">
        <w:t>Scatter</w:t>
      </w:r>
      <w:proofErr w:type="spellEnd"/>
      <w:r w:rsidRPr="00B52DB6">
        <w:t xml:space="preserve">-Plot </w:t>
      </w:r>
      <w:r w:rsidR="00FF576E" w:rsidRPr="00B52DB6">
        <w:t>Datensatz</w:t>
      </w:r>
    </w:p>
    <w:p w14:paraId="6B6F39AC" w14:textId="5810E8B9" w:rsidR="00567238" w:rsidRPr="00B52DB6" w:rsidRDefault="00567238" w:rsidP="005E08F6">
      <w:pPr>
        <w:pStyle w:val="Beschriftung"/>
      </w:pPr>
      <w:del w:id="165" w:author="Daniel Kirste" w:date="2020-12-21T21:12:00Z">
        <w:r w:rsidRPr="00B52DB6" w:rsidDel="003B6395">
          <w:br w:type="page"/>
        </w:r>
      </w:del>
    </w:p>
    <w:p w14:paraId="3089B08C" w14:textId="323B9248" w:rsidR="00A47032" w:rsidRPr="00B52DB6" w:rsidRDefault="00567238" w:rsidP="00567238">
      <w:pPr>
        <w:pStyle w:val="berschrift4"/>
      </w:pPr>
      <w:bookmarkStart w:id="166" w:name="_Toc59440170"/>
      <w:proofErr w:type="spellStart"/>
      <w:r w:rsidRPr="00B52DB6">
        <w:t>Decision-Tree</w:t>
      </w:r>
      <w:bookmarkEnd w:id="166"/>
      <w:proofErr w:type="spellEnd"/>
    </w:p>
    <w:p w14:paraId="58F97F72" w14:textId="7235F096" w:rsidR="00365522" w:rsidRDefault="00365522" w:rsidP="00A47032">
      <w:del w:id="167" w:author="Daniel Kirste" w:date="2020-12-21T21:12:00Z">
        <w:r w:rsidDel="003B6395">
          <w:delText>Daraufhin soll anhand von einem Decision-Tree vorhergesagt werden, welcher Mitarbeiter das Unternehmen als nächstes verlassen wird</w:delText>
        </w:r>
      </w:del>
      <w:ins w:id="168" w:author="Daniel Kirste" w:date="2020-12-21T21:12:00Z">
        <w:r w:rsidR="003B6395">
          <w:t>Um eine Vorhersag</w:t>
        </w:r>
      </w:ins>
      <w:ins w:id="169" w:author="Daniel Kirste" w:date="2020-12-21T21:13:00Z">
        <w:r w:rsidR="003B6395">
          <w:t xml:space="preserve">e treffen zu können, welcher Mitarbeiter das Unternehmen als nächstes verlassen wird, wurde ein Entscheidungsbaum (eng. </w:t>
        </w:r>
        <w:proofErr w:type="spellStart"/>
        <w:r w:rsidR="003B6395">
          <w:t>DecisionTree</w:t>
        </w:r>
        <w:proofErr w:type="spellEnd"/>
        <w:r w:rsidR="003B6395">
          <w:t>) aufgebaut</w:t>
        </w:r>
      </w:ins>
      <w:r>
        <w:t xml:space="preserve">. </w:t>
      </w:r>
      <w:r w:rsidR="008D5D36">
        <w:t xml:space="preserve">Dieser </w:t>
      </w:r>
      <w:proofErr w:type="spellStart"/>
      <w:r w:rsidR="008D5D36">
        <w:t>Decision-Tree</w:t>
      </w:r>
      <w:proofErr w:type="spellEnd"/>
      <w:r w:rsidR="008D5D36">
        <w:t xml:space="preserve"> wird mit der Variable </w:t>
      </w:r>
      <w:proofErr w:type="spellStart"/>
      <w:r w:rsidR="008D5D36">
        <w:t>paramGrid</w:t>
      </w:r>
      <w:proofErr w:type="spellEnd"/>
      <w:r w:rsidR="008D5D36">
        <w:t xml:space="preserve"> parametriert. Hier wurde beispielsweise die maximale Tiefe des Entscheidungsbaumes durch </w:t>
      </w:r>
      <w:proofErr w:type="spellStart"/>
      <w:r w:rsidR="008D5D36">
        <w:t>maxDepth</w:t>
      </w:r>
      <w:proofErr w:type="spellEnd"/>
      <w:r w:rsidR="008D5D36">
        <w:t xml:space="preserve"> auf fünf Ebenen eingestellt. Des Weiteren wurde mit dem Parameter </w:t>
      </w:r>
      <w:proofErr w:type="spellStart"/>
      <w:r w:rsidR="008D5D36">
        <w:t>minInfoGain</w:t>
      </w:r>
      <w:proofErr w:type="spellEnd"/>
      <w:r w:rsidR="008D5D36">
        <w:t xml:space="preserve"> vorgegeben, dass nur Features mit einem minimalen Informationsgehalt von 0,05 bei der Entscheidung berücksichtigt werden.</w:t>
      </w:r>
    </w:p>
    <w:p w14:paraId="7DED4255" w14:textId="55BE8982" w:rsidR="00365522" w:rsidRDefault="00567238" w:rsidP="00A47032">
      <w:r>
        <w:t xml:space="preserve">Um im weiteren Verlauf den Algorithmus trainieren und validieren zu können, wurde der Datensatz in einen </w:t>
      </w:r>
      <w:r w:rsidR="00365522">
        <w:t>Trainings- und einen Testdatensatz im Verhältnis 60 zu 40 aufgeteilt.</w:t>
      </w:r>
      <w:r w:rsidR="00A23FBA">
        <w:t xml:space="preserve"> Als Validierungsansatz wurde auf die Methode der Cross-Validation gesetzt und anschließend das Ergebnis dargestellt.</w:t>
      </w:r>
    </w:p>
    <w:p w14:paraId="294CDD30" w14:textId="1C3B2766" w:rsidR="00365522" w:rsidRPr="00365522" w:rsidRDefault="00365522" w:rsidP="00A47032">
      <w:r w:rsidRPr="00365522">
        <w:rPr>
          <w:noProof/>
        </w:rPr>
        <w:drawing>
          <wp:inline distT="0" distB="0" distL="0" distR="0" wp14:anchorId="246335FE" wp14:editId="2E71AAF2">
            <wp:extent cx="5760720" cy="1678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78940"/>
                    </a:xfrm>
                    <a:prstGeom prst="rect">
                      <a:avLst/>
                    </a:prstGeom>
                  </pic:spPr>
                </pic:pic>
              </a:graphicData>
            </a:graphic>
          </wp:inline>
        </w:drawing>
      </w:r>
    </w:p>
    <w:p w14:paraId="36CE74CE" w14:textId="407131D8" w:rsidR="00567238" w:rsidRDefault="00567238" w:rsidP="00567238">
      <w:pPr>
        <w:pStyle w:val="Beschriftung"/>
      </w:pPr>
      <w:r w:rsidRPr="00365522">
        <w:t xml:space="preserve">Abbildung </w:t>
      </w:r>
      <w:r w:rsidRPr="00E40F49">
        <w:fldChar w:fldCharType="begin"/>
      </w:r>
      <w:r w:rsidRPr="00365522">
        <w:instrText xml:space="preserve"> SEQ Abbildung \* ARABIC </w:instrText>
      </w:r>
      <w:r w:rsidRPr="00E40F49">
        <w:fldChar w:fldCharType="separate"/>
      </w:r>
      <w:r w:rsidR="002570D0">
        <w:rPr>
          <w:noProof/>
        </w:rPr>
        <w:t>12</w:t>
      </w:r>
      <w:r w:rsidRPr="00E40F49">
        <w:fldChar w:fldCharType="end"/>
      </w:r>
      <w:r w:rsidRPr="00365522">
        <w:t xml:space="preserve"> </w:t>
      </w:r>
      <w:proofErr w:type="spellStart"/>
      <w:r>
        <w:t>Decision-Tree</w:t>
      </w:r>
      <w:proofErr w:type="spellEnd"/>
      <w:r>
        <w:t xml:space="preserve"> </w:t>
      </w:r>
      <w:proofErr w:type="spellStart"/>
      <w:r>
        <w:t>Coding</w:t>
      </w:r>
      <w:proofErr w:type="spellEnd"/>
    </w:p>
    <w:p w14:paraId="48996D08" w14:textId="0C640D3F" w:rsidR="003B6395" w:rsidRDefault="003B6395" w:rsidP="00A47032">
      <w:pPr>
        <w:rPr>
          <w:ins w:id="170" w:author="Daniel Kirste" w:date="2020-12-21T21:14:00Z"/>
        </w:rPr>
      </w:pPr>
      <w:ins w:id="171" w:author="Daniel Kirste" w:date="2020-12-21T21:14:00Z">
        <w:r>
          <w:t>Wie Abbildung 13 zu entnehmen ist, folgt ein Test Error von 0. Da dies einer perfekten Vo</w:t>
        </w:r>
      </w:ins>
      <w:ins w:id="172" w:author="Daniel Kirste" w:date="2020-12-21T21:15:00Z">
        <w:r>
          <w:t>rhersage entspricht, kann hierbei von einem Implementierungsfehler ausgegangen werden. Im Rahmen der Implementierung wurde eine Vielzahl an Versuchen unter</w:t>
        </w:r>
      </w:ins>
      <w:ins w:id="173" w:author="Daniel Kirste" w:date="2020-12-21T21:16:00Z">
        <w:r>
          <w:t xml:space="preserve">nommen den Entscheidungsbaum richtig zu implementieren. Eine starke Vereinfachung der Daten auf </w:t>
        </w:r>
      </w:ins>
      <w:ins w:id="174" w:author="Daniel Kirste" w:date="2020-12-21T21:17:00Z">
        <w:r>
          <w:t xml:space="preserve">5 verschiedene Features hat ebenfalls keine Veränderung des Test Errors geführt. Aufgrund der begrenzten Bearbeitungszeit des Laborberichts wurde </w:t>
        </w:r>
      </w:ins>
      <w:ins w:id="175" w:author="Daniel Kirste" w:date="2020-12-21T21:18:00Z">
        <w:r>
          <w:t>sich dazu entscheiden, den Entscheidungsbaum nicht mehr weiter zu verfolgen.</w:t>
        </w:r>
      </w:ins>
    </w:p>
    <w:p w14:paraId="62AC77FB" w14:textId="077A3F76" w:rsidR="006027B9" w:rsidDel="003B6395" w:rsidRDefault="00567238" w:rsidP="00A47032">
      <w:pPr>
        <w:rPr>
          <w:del w:id="176" w:author="Daniel Kirste" w:date="2020-12-21T21:18:00Z"/>
        </w:rPr>
      </w:pPr>
      <w:del w:id="177" w:author="Daniel Kirste" w:date="2020-12-21T21:18:00Z">
        <w:r w:rsidDel="003B6395">
          <w:lastRenderedPageBreak/>
          <w:delText xml:space="preserve">Wie die Testergebnisse (siehe </w:delText>
        </w:r>
        <w:r w:rsidDel="003B6395">
          <w:fldChar w:fldCharType="begin"/>
        </w:r>
        <w:r w:rsidDel="003B6395">
          <w:delInstrText xml:space="preserve"> REF _Ref59351602 \h </w:delInstrText>
        </w:r>
        <w:r w:rsidDel="003B6395">
          <w:fldChar w:fldCharType="separate"/>
        </w:r>
        <w:r w:rsidR="002570D0" w:rsidRPr="00567238" w:rsidDel="003B6395">
          <w:delText xml:space="preserve">Abbildung </w:delText>
        </w:r>
        <w:r w:rsidR="002570D0" w:rsidDel="003B6395">
          <w:rPr>
            <w:noProof/>
          </w:rPr>
          <w:delText>13</w:delText>
        </w:r>
        <w:r w:rsidDel="003B6395">
          <w:fldChar w:fldCharType="end"/>
        </w:r>
        <w:r w:rsidDel="003B6395">
          <w:delText>) zeigen,</w:delText>
        </w:r>
        <w:r w:rsidR="00781A22" w:rsidDel="003B6395">
          <w:delText xml:space="preserve"> weißt dieser Entscheidungsbaum (EB) eine 100%-ige Vorhersage</w:delText>
        </w:r>
        <w:r w:rsidR="00A23FBA" w:rsidDel="003B6395">
          <w:delText xml:space="preserve"> (Test Error = 0</w:delText>
        </w:r>
        <w:r w:rsidR="00F00369" w:rsidDel="003B6395">
          <w:delText>.0</w:delText>
        </w:r>
        <w:r w:rsidR="00A23FBA" w:rsidDel="003B6395">
          <w:delText>)</w:delText>
        </w:r>
        <w:r w:rsidR="00781A22" w:rsidDel="003B6395">
          <w:delText xml:space="preserve"> auf. </w:delText>
        </w:r>
        <w:r w:rsidR="00F00369" w:rsidDel="003B6395">
          <w:delText xml:space="preserve">Dies deutet auf einen </w:delText>
        </w:r>
        <w:r w:rsidR="006027B9" w:rsidDel="003B6395">
          <w:delText>Implementierungsfehler</w:delText>
        </w:r>
        <w:r w:rsidR="00F00369" w:rsidDel="003B6395">
          <w:delText xml:space="preserve"> hin, da die Test- von den Trainingsdaten abweichen und somit eine 100%-ige Übereinstimmung nicht erreichbar ist. Auch nach intensiver Recherchearbeit kann der </w:delText>
        </w:r>
        <w:r w:rsidR="006027B9" w:rsidDel="003B6395">
          <w:delText xml:space="preserve">Grund </w:delText>
        </w:r>
        <w:r w:rsidR="00F00369" w:rsidDel="003B6395">
          <w:delText>hierfür</w:delText>
        </w:r>
        <w:r w:rsidR="006027B9" w:rsidDel="003B6395">
          <w:delText xml:space="preserve"> nicht gefunden werden</w:delText>
        </w:r>
        <w:r w:rsidR="00F00369" w:rsidDel="003B6395">
          <w:delText>. Die Vermutung liegt nahe, dass der EB für den vorliegenden Datensatz ungeeignet zu sein scheint, da dieser ggf. zu viele Features enthält.</w:delText>
        </w:r>
      </w:del>
    </w:p>
    <w:p w14:paraId="745363E6" w14:textId="6847D8E8" w:rsidR="00567238" w:rsidRPr="00C81D52" w:rsidDel="003B6395" w:rsidRDefault="00F00369" w:rsidP="00A47032">
      <w:pPr>
        <w:rPr>
          <w:del w:id="178" w:author="Daniel Kirste" w:date="2020-12-21T21:18:00Z"/>
        </w:rPr>
      </w:pPr>
      <w:del w:id="179" w:author="Daniel Kirste" w:date="2020-12-21T21:18:00Z">
        <w:r w:rsidDel="003B6395">
          <w:delText xml:space="preserve">Aufgrund der begrenzten Bearbeitungszeit </w:delText>
        </w:r>
        <w:r w:rsidR="00A23FBA" w:rsidDel="003B6395">
          <w:delText>entschied sich das Team nach mehrmaligen gescheiterten Anläufen mit nicht validen Ergebnissen diesen Weg nicht weiter zu verfolgen.</w:delText>
        </w:r>
      </w:del>
    </w:p>
    <w:p w14:paraId="0E12A004" w14:textId="6CA13D19" w:rsidR="00365522" w:rsidRPr="00C81D52" w:rsidRDefault="00365522" w:rsidP="00A23FBA">
      <w:pPr>
        <w:jc w:val="center"/>
      </w:pPr>
      <w:r w:rsidRPr="00365522">
        <w:rPr>
          <w:noProof/>
        </w:rPr>
        <w:drawing>
          <wp:inline distT="0" distB="0" distL="0" distR="0" wp14:anchorId="00B1E91D" wp14:editId="0830AB92">
            <wp:extent cx="3644047" cy="277802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803" cy="2847208"/>
                    </a:xfrm>
                    <a:prstGeom prst="rect">
                      <a:avLst/>
                    </a:prstGeom>
                  </pic:spPr>
                </pic:pic>
              </a:graphicData>
            </a:graphic>
          </wp:inline>
        </w:drawing>
      </w:r>
    </w:p>
    <w:p w14:paraId="5BE1052F" w14:textId="75CF78BB" w:rsidR="00A23FBA" w:rsidRDefault="00567238" w:rsidP="00A23FBA">
      <w:pPr>
        <w:pStyle w:val="Beschriftung"/>
        <w:rPr>
          <w:i w:val="0"/>
          <w:iCs w:val="0"/>
        </w:rPr>
      </w:pPr>
      <w:bookmarkStart w:id="180" w:name="_Ref59351602"/>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13</w:t>
      </w:r>
      <w:r w:rsidRPr="00E40F49">
        <w:fldChar w:fldCharType="end"/>
      </w:r>
      <w:bookmarkEnd w:id="180"/>
      <w:r w:rsidRPr="00567238">
        <w:t xml:space="preserve"> </w:t>
      </w:r>
      <w:proofErr w:type="spellStart"/>
      <w:r w:rsidRPr="00567238">
        <w:t>Decision-Tree</w:t>
      </w:r>
      <w:proofErr w:type="spellEnd"/>
      <w:r w:rsidRPr="00567238">
        <w:t xml:space="preserve"> Ergebnisse</w:t>
      </w:r>
      <w:del w:id="181" w:author="Daniel Kirste" w:date="2020-12-21T21:19:00Z">
        <w:r w:rsidR="00A23FBA" w:rsidDel="003B6395">
          <w:br w:type="page"/>
        </w:r>
      </w:del>
    </w:p>
    <w:p w14:paraId="7EFE6CEF" w14:textId="2C31C38A" w:rsidR="00567238" w:rsidRDefault="00F517FE" w:rsidP="00A23FBA">
      <w:pPr>
        <w:pStyle w:val="berschrift4"/>
      </w:pPr>
      <w:bookmarkStart w:id="182" w:name="_Toc59440171"/>
      <w:r>
        <w:t>Clustering</w:t>
      </w:r>
      <w:bookmarkEnd w:id="182"/>
    </w:p>
    <w:p w14:paraId="4D6DBD7E" w14:textId="4C41F97E" w:rsidR="00E771AE" w:rsidRDefault="00835918" w:rsidP="00A23FBA">
      <w:r>
        <w:t xml:space="preserve">Um neue Erkenntnisse über den Datensatz zu erlangen, wurde ein Clustering </w:t>
      </w:r>
      <w:del w:id="183" w:author="Daniel Kirste" w:date="2020-12-21T21:19:00Z">
        <w:r w:rsidDel="003B6395">
          <w:delText xml:space="preserve">über </w:delText>
        </w:r>
      </w:del>
      <w:ins w:id="184" w:author="Daniel Kirste" w:date="2020-12-21T21:19:00Z">
        <w:r w:rsidR="003B6395">
          <w:t>auf</w:t>
        </w:r>
        <w:r w:rsidR="003B6395">
          <w:t xml:space="preserve"> </w:t>
        </w:r>
      </w:ins>
      <w:r>
        <w:t>den Datensatz angewendet.</w:t>
      </w:r>
      <w:r w:rsidR="005E40E9">
        <w:t xml:space="preserve"> Ziel hierbei war es, so die Daten in Cluster einzuteilen, dass von den Clustern auf das Angestellten</w:t>
      </w:r>
      <w:r w:rsidR="00177C36">
        <w:t>verhältnis</w:t>
      </w:r>
      <w:r w:rsidR="005E40E9">
        <w:t xml:space="preserve"> rückgeschlossen werden kann. Somit soll bestenfalls aufgezeigt werden können, welche Mitarbeiter </w:t>
      </w:r>
      <w:r w:rsidR="00E771AE">
        <w:t>Merkmale besitzen, die bei anderen Mitarbeitern zu einem Abgang geführt haben.</w:t>
      </w:r>
    </w:p>
    <w:p w14:paraId="404B06AD" w14:textId="346074C9" w:rsidR="00A23FBA" w:rsidRDefault="002B7A49" w:rsidP="00A23FBA">
      <w:r>
        <w:t xml:space="preserve">Hierfür wurden diese Informationen in einem Feature-Array mithilfe des auf </w:t>
      </w:r>
      <w:r>
        <w:fldChar w:fldCharType="begin"/>
      </w:r>
      <w:r>
        <w:instrText xml:space="preserve"> REF _Ref59354751 \h </w:instrText>
      </w:r>
      <w:r>
        <w:fldChar w:fldCharType="separate"/>
      </w:r>
      <w:r w:rsidR="002570D0" w:rsidRPr="00B52DB6">
        <w:t xml:space="preserve">Abbildung </w:t>
      </w:r>
      <w:r w:rsidR="002570D0" w:rsidRPr="00B52DB6">
        <w:rPr>
          <w:noProof/>
        </w:rPr>
        <w:t>14</w:t>
      </w:r>
      <w:r>
        <w:fldChar w:fldCharType="end"/>
      </w:r>
      <w:r>
        <w:t xml:space="preserve"> gezeigten </w:t>
      </w:r>
      <w:proofErr w:type="spellStart"/>
      <w:r>
        <w:t>Vector</w:t>
      </w:r>
      <w:proofErr w:type="spellEnd"/>
      <w:r>
        <w:t>-Assembler zusammengefasst.</w:t>
      </w:r>
    </w:p>
    <w:p w14:paraId="135B4593" w14:textId="5998A957" w:rsidR="00A23FBA" w:rsidRDefault="00177C36" w:rsidP="00A23FBA">
      <w:r w:rsidRPr="00177C36">
        <w:rPr>
          <w:noProof/>
        </w:rPr>
        <w:drawing>
          <wp:inline distT="0" distB="0" distL="0" distR="0" wp14:anchorId="5CCC0FAB" wp14:editId="212312E5">
            <wp:extent cx="5760720" cy="4019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1955"/>
                    </a:xfrm>
                    <a:prstGeom prst="rect">
                      <a:avLst/>
                    </a:prstGeom>
                  </pic:spPr>
                </pic:pic>
              </a:graphicData>
            </a:graphic>
          </wp:inline>
        </w:drawing>
      </w:r>
    </w:p>
    <w:p w14:paraId="64004F8E" w14:textId="483A9131" w:rsidR="002B7A49" w:rsidRPr="00B52DB6" w:rsidRDefault="002B7A49" w:rsidP="002B7A49">
      <w:pPr>
        <w:pStyle w:val="Beschriftung"/>
        <w:rPr>
          <w:i w:val="0"/>
          <w:iCs w:val="0"/>
        </w:rPr>
      </w:pPr>
      <w:bookmarkStart w:id="185" w:name="_Ref59354751"/>
      <w:r w:rsidRPr="00B52DB6">
        <w:t xml:space="preserve">Abbildung </w:t>
      </w:r>
      <w:r w:rsidRPr="00E40F49">
        <w:fldChar w:fldCharType="begin"/>
      </w:r>
      <w:r w:rsidRPr="00B52DB6">
        <w:instrText xml:space="preserve"> SEQ Abbildung \* ARABIC </w:instrText>
      </w:r>
      <w:r w:rsidRPr="00E40F49">
        <w:fldChar w:fldCharType="separate"/>
      </w:r>
      <w:r w:rsidR="002570D0" w:rsidRPr="00B52DB6">
        <w:rPr>
          <w:noProof/>
        </w:rPr>
        <w:t>14</w:t>
      </w:r>
      <w:r w:rsidRPr="00E40F49">
        <w:fldChar w:fldCharType="end"/>
      </w:r>
      <w:bookmarkEnd w:id="185"/>
      <w:r w:rsidRPr="00B52DB6">
        <w:t xml:space="preserve"> </w:t>
      </w:r>
      <w:proofErr w:type="spellStart"/>
      <w:r w:rsidRPr="00B52DB6">
        <w:t>Vector</w:t>
      </w:r>
      <w:proofErr w:type="spellEnd"/>
      <w:r w:rsidRPr="00B52DB6">
        <w:t xml:space="preserve"> Assembler Clustering</w:t>
      </w:r>
    </w:p>
    <w:p w14:paraId="4DC1F5F9" w14:textId="7D19BF14" w:rsidR="002B7A49" w:rsidRPr="00B52DB6" w:rsidRDefault="002B7A49" w:rsidP="00A23FBA"/>
    <w:p w14:paraId="6AA8F4D2" w14:textId="176CA656" w:rsidR="003C03FA" w:rsidRDefault="00B10935" w:rsidP="00A23FBA">
      <w:r>
        <w:t>Für die</w:t>
      </w:r>
      <w:r w:rsidR="002B7A49" w:rsidRPr="00B10935">
        <w:t xml:space="preserve"> </w:t>
      </w:r>
      <w:r>
        <w:t xml:space="preserve">Cluster-Analyse wurde auf den </w:t>
      </w:r>
      <w:proofErr w:type="spellStart"/>
      <w:r>
        <w:t>KMeans</w:t>
      </w:r>
      <w:proofErr w:type="spellEnd"/>
      <w:r>
        <w:t xml:space="preserve">-Algorithmus gesetzt, </w:t>
      </w:r>
      <w:del w:id="186" w:author="Daniel Kirste" w:date="2020-12-21T21:19:00Z">
        <w:r w:rsidDel="0013321E">
          <w:delText xml:space="preserve">was </w:delText>
        </w:r>
      </w:del>
      <w:ins w:id="187" w:author="Daniel Kirste" w:date="2020-12-21T21:19:00Z">
        <w:r w:rsidR="0013321E">
          <w:t>welcher</w:t>
        </w:r>
        <w:r w:rsidR="0013321E">
          <w:t xml:space="preserve"> </w:t>
        </w:r>
      </w:ins>
      <w:r>
        <w:t xml:space="preserve">ein </w:t>
      </w:r>
      <w:r w:rsidR="002B7A49" w:rsidRPr="002B7A49">
        <w:t xml:space="preserve">Verfahren </w:t>
      </w:r>
      <w:r>
        <w:t>zur</w:t>
      </w:r>
      <w:r w:rsidR="002B7A49" w:rsidRPr="002B7A49">
        <w:t xml:space="preserve"> </w:t>
      </w:r>
      <w:proofErr w:type="spellStart"/>
      <w:r w:rsidR="002B7A49" w:rsidRPr="002B7A49">
        <w:t>Vektorq</w:t>
      </w:r>
      <w:r w:rsidR="002B7A49">
        <w:t>uantis</w:t>
      </w:r>
      <w:r>
        <w:t>ierung</w:t>
      </w:r>
      <w:proofErr w:type="spellEnd"/>
      <w:r>
        <w:t xml:space="preserve"> darstellt. Mithilfe des Parameters ‚k‘ wird die Anzahl der bekannten Cluster vorgegeben. </w:t>
      </w:r>
      <w:del w:id="188" w:author="Daniel Kirste" w:date="2020-12-21T21:19:00Z">
        <w:r w:rsidR="003C03FA" w:rsidDel="0013321E">
          <w:delText>D</w:delText>
        </w:r>
        <w:r w:rsidR="00EB4F8E" w:rsidDel="0013321E">
          <w:delText>er Parameter „</w:delText>
        </w:r>
        <w:r w:rsidR="003C03FA" w:rsidDel="0013321E">
          <w:delText>seed</w:delText>
        </w:r>
        <w:r w:rsidR="00EB4F8E" w:rsidDel="0013321E">
          <w:delText>“</w:delText>
        </w:r>
        <w:r w:rsidR="003C03FA" w:rsidDel="0013321E">
          <w:delText xml:space="preserve"> </w:delText>
        </w:r>
        <w:r w:rsidR="00EB4F8E" w:rsidDel="0013321E">
          <w:delText>steuert dabei</w:delText>
        </w:r>
        <w:r w:rsidR="003C03FA" w:rsidDel="0013321E">
          <w:delText xml:space="preserve"> </w:delText>
        </w:r>
        <w:r w:rsidR="00EB4F8E" w:rsidDel="0013321E">
          <w:delText xml:space="preserve">die zufälligen Startwerte der KMeans-Cluster. </w:delText>
        </w:r>
      </w:del>
      <w:del w:id="189" w:author="Daniel Kirste" w:date="2020-12-21T21:20:00Z">
        <w:r w:rsidR="00EB4F8E" w:rsidDel="0013321E">
          <w:delText>Da KMeans sensibel auf die vorgegebenen Startwerte reagiert, müssen unterschiedliche Werte für diesen Parameter ausprobiert werden, um ein zufriedenstellendes Ergebnis zu erreichen.</w:delText>
        </w:r>
      </w:del>
      <w:ins w:id="190" w:author="Daniel Kirste" w:date="2020-12-21T21:20:00Z">
        <w:r w:rsidR="0013321E">
          <w:t xml:space="preserve">Der </w:t>
        </w:r>
        <w:proofErr w:type="spellStart"/>
        <w:r w:rsidR="0013321E">
          <w:t>Seed</w:t>
        </w:r>
        <w:proofErr w:type="spellEnd"/>
        <w:r w:rsidR="0013321E">
          <w:t xml:space="preserve"> ist der Initialisierungswert, der eine zufällige Clusterbildung und Variation der </w:t>
        </w:r>
      </w:ins>
      <w:ins w:id="191" w:author="Daniel Kirste" w:date="2020-12-21T21:21:00Z">
        <w:r w:rsidR="0013321E">
          <w:t>Clusterbildung ermöglicht.</w:t>
        </w:r>
      </w:ins>
    </w:p>
    <w:p w14:paraId="6E5BCAA4" w14:textId="64F26F14" w:rsidR="002B7A49" w:rsidRPr="002B7A49" w:rsidRDefault="00B10935" w:rsidP="00A23FBA">
      <w:del w:id="192" w:author="Daniel Kirste" w:date="2020-12-21T21:21:00Z">
        <w:r w:rsidDel="0013321E">
          <w:delText xml:space="preserve">In unserem auf </w:delText>
        </w:r>
        <w:r w:rsidDel="0013321E">
          <w:fldChar w:fldCharType="begin"/>
        </w:r>
        <w:r w:rsidDel="0013321E">
          <w:delInstrText xml:space="preserve"> REF _Ref59355503 \h </w:delInstrText>
        </w:r>
        <w:r w:rsidDel="0013321E">
          <w:fldChar w:fldCharType="separate"/>
        </w:r>
        <w:r w:rsidR="002570D0" w:rsidRPr="00567238" w:rsidDel="0013321E">
          <w:delText xml:space="preserve">Abbildung </w:delText>
        </w:r>
        <w:r w:rsidR="002570D0" w:rsidDel="0013321E">
          <w:rPr>
            <w:noProof/>
          </w:rPr>
          <w:delText>15</w:delText>
        </w:r>
        <w:r w:rsidDel="0013321E">
          <w:fldChar w:fldCharType="end"/>
        </w:r>
        <w:r w:rsidDel="0013321E">
          <w:delText xml:space="preserve"> gezeigten Fall werden die Daten in 5 Gruppen gegliedert</w:delText>
        </w:r>
        <w:r w:rsidR="003C03FA" w:rsidDel="0013321E">
          <w:delText xml:space="preserve"> und auf das Feature-Array angewandt</w:delText>
        </w:r>
        <w:r w:rsidR="00EB4F8E" w:rsidDel="0013321E">
          <w:delText xml:space="preserve"> und seed auf den Wert 1337 festgelegt</w:delText>
        </w:r>
        <w:r w:rsidDel="0013321E">
          <w:delText>.</w:delText>
        </w:r>
        <w:r w:rsidR="00FB4593" w:rsidDel="0013321E">
          <w:delText xml:space="preserve"> Zusätzlich wird bei der Vorbereitung zum Clustering Traings- und Testdaten mit dem Verhältnis 95 zu 5 festgelegt.</w:delText>
        </w:r>
      </w:del>
      <w:ins w:id="193" w:author="Daniel Kirste" w:date="2020-12-21T21:21:00Z">
        <w:r w:rsidR="0013321E">
          <w:t xml:space="preserve">Zur späteren Evaluation des </w:t>
        </w:r>
        <w:proofErr w:type="spellStart"/>
        <w:r w:rsidR="0013321E">
          <w:t>Clusterings</w:t>
        </w:r>
        <w:proofErr w:type="spellEnd"/>
        <w:r w:rsidR="0013321E">
          <w:t xml:space="preserve"> wird der Datensatz in Trainings und Testdate</w:t>
        </w:r>
      </w:ins>
      <w:ins w:id="194" w:author="Daniel Kirste" w:date="2020-12-21T21:22:00Z">
        <w:r w:rsidR="0013321E">
          <w:t xml:space="preserve">n aufgeteilt (Verhältnis 95 zu 5). Der Parameter K wird auf 5 gesetzt, damit 5 Cluster gebildet werden. Der </w:t>
        </w:r>
        <w:proofErr w:type="spellStart"/>
        <w:r w:rsidR="0013321E">
          <w:t>See</w:t>
        </w:r>
      </w:ins>
      <w:ins w:id="195" w:author="Daniel Kirste" w:date="2020-12-21T21:23:00Z">
        <w:r w:rsidR="0013321E">
          <w:t>d</w:t>
        </w:r>
        <w:proofErr w:type="spellEnd"/>
        <w:r w:rsidR="0013321E">
          <w:t xml:space="preserve"> wurde zufällig gewählt. Nach mehreren Versuchen hat sich ergeben, dass der </w:t>
        </w:r>
        <w:proofErr w:type="spellStart"/>
        <w:r w:rsidR="0013321E">
          <w:t>Seed</w:t>
        </w:r>
        <w:proofErr w:type="spellEnd"/>
        <w:r w:rsidR="0013321E">
          <w:t xml:space="preserve"> 1337 zum besten Ergebnis führt.</w:t>
        </w:r>
      </w:ins>
    </w:p>
    <w:p w14:paraId="47BF9DC3" w14:textId="0BEC7EDE" w:rsidR="006027B9" w:rsidRDefault="00FB4593" w:rsidP="00A23FBA">
      <w:r w:rsidRPr="00FB4593">
        <w:rPr>
          <w:noProof/>
        </w:rPr>
        <w:drawing>
          <wp:inline distT="0" distB="0" distL="0" distR="0" wp14:anchorId="0ACBD069" wp14:editId="0F76ACDC">
            <wp:extent cx="5760720" cy="814705"/>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14705"/>
                    </a:xfrm>
                    <a:prstGeom prst="rect">
                      <a:avLst/>
                    </a:prstGeom>
                  </pic:spPr>
                </pic:pic>
              </a:graphicData>
            </a:graphic>
          </wp:inline>
        </w:drawing>
      </w:r>
    </w:p>
    <w:p w14:paraId="53F259E8" w14:textId="4D8D1981" w:rsidR="002B7A49" w:rsidRDefault="002B7A49" w:rsidP="002B7A49">
      <w:pPr>
        <w:pStyle w:val="Beschriftung"/>
        <w:rPr>
          <w:i w:val="0"/>
          <w:iCs w:val="0"/>
        </w:rPr>
      </w:pPr>
      <w:bookmarkStart w:id="196" w:name="_Ref59355503"/>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15</w:t>
      </w:r>
      <w:r w:rsidRPr="00E40F49">
        <w:fldChar w:fldCharType="end"/>
      </w:r>
      <w:bookmarkEnd w:id="196"/>
      <w:r w:rsidRPr="00567238">
        <w:t xml:space="preserve"> </w:t>
      </w:r>
      <w:proofErr w:type="spellStart"/>
      <w:r>
        <w:t>KMeans</w:t>
      </w:r>
      <w:proofErr w:type="spellEnd"/>
      <w:r>
        <w:t xml:space="preserve"> Clustering</w:t>
      </w:r>
    </w:p>
    <w:p w14:paraId="44FE6683" w14:textId="1CDDBCE3" w:rsidR="00EB4F8E" w:rsidRDefault="00764D12" w:rsidP="00A23FBA">
      <w:r>
        <w:t xml:space="preserve">Das Ergebnis der Cluster-Analyse wird mithilfe eines </w:t>
      </w:r>
      <w:proofErr w:type="spellStart"/>
      <w:r>
        <w:t>Scatter</w:t>
      </w:r>
      <w:proofErr w:type="spellEnd"/>
      <w:r>
        <w:t xml:space="preserve">-Plots, wie er auf </w:t>
      </w:r>
      <w:r>
        <w:fldChar w:fldCharType="begin"/>
      </w:r>
      <w:r>
        <w:instrText xml:space="preserve"> REF _Ref59357339 \h </w:instrText>
      </w:r>
      <w:r>
        <w:fldChar w:fldCharType="separate"/>
      </w:r>
      <w:r w:rsidR="002570D0" w:rsidRPr="00567238">
        <w:t xml:space="preserve">Abbildung </w:t>
      </w:r>
      <w:r w:rsidR="002570D0">
        <w:rPr>
          <w:noProof/>
        </w:rPr>
        <w:t>16</w:t>
      </w:r>
      <w:r>
        <w:fldChar w:fldCharType="end"/>
      </w:r>
      <w:r>
        <w:t xml:space="preserve"> dargestellt ist, visualisiert.</w:t>
      </w:r>
      <w:r w:rsidR="00FF576E" w:rsidRPr="00FF576E">
        <w:t xml:space="preserve"> </w:t>
      </w:r>
      <w:r w:rsidR="00FF576E">
        <w:t xml:space="preserve">Um das Ergebnis direkt mit dem Angestelltenverhältnis vergleichen zu können, wird dieses nochmals auf </w:t>
      </w:r>
      <w:r w:rsidR="00FF576E">
        <w:fldChar w:fldCharType="begin"/>
      </w:r>
      <w:r w:rsidR="00FF576E">
        <w:instrText xml:space="preserve"> REF _Ref59360246 \h </w:instrText>
      </w:r>
      <w:r w:rsidR="00FF576E">
        <w:fldChar w:fldCharType="separate"/>
      </w:r>
      <w:r w:rsidR="002570D0" w:rsidRPr="00B52DB6">
        <w:t xml:space="preserve">Abbildung </w:t>
      </w:r>
      <w:r w:rsidR="002570D0" w:rsidRPr="00B52DB6">
        <w:rPr>
          <w:noProof/>
        </w:rPr>
        <w:t>17</w:t>
      </w:r>
      <w:r w:rsidR="00FF576E">
        <w:fldChar w:fldCharType="end"/>
      </w:r>
      <w:r w:rsidR="00FF576E">
        <w:t xml:space="preserve"> dargestellt.</w:t>
      </w:r>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B4593" w14:paraId="75A299CB" w14:textId="77777777" w:rsidTr="00E771AE">
        <w:trPr>
          <w:trHeight w:val="2897"/>
        </w:trPr>
        <w:tc>
          <w:tcPr>
            <w:tcW w:w="4536" w:type="dxa"/>
          </w:tcPr>
          <w:p w14:paraId="497C63FA" w14:textId="78FF6BFC" w:rsidR="00FF576E" w:rsidRDefault="00FB4593" w:rsidP="00FF576E">
            <w:pPr>
              <w:jc w:val="center"/>
            </w:pPr>
            <w:r w:rsidRPr="00FB4593">
              <w:rPr>
                <w:noProof/>
              </w:rPr>
              <w:lastRenderedPageBreak/>
              <w:drawing>
                <wp:inline distT="0" distB="0" distL="0" distR="0" wp14:anchorId="79DE9D34" wp14:editId="0FCCDC7F">
                  <wp:extent cx="2317750" cy="1563428"/>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9315" cy="1584720"/>
                          </a:xfrm>
                          <a:prstGeom prst="rect">
                            <a:avLst/>
                          </a:prstGeom>
                        </pic:spPr>
                      </pic:pic>
                    </a:graphicData>
                  </a:graphic>
                </wp:inline>
              </w:drawing>
            </w:r>
          </w:p>
          <w:p w14:paraId="10A8CB85" w14:textId="0F8CFF9D" w:rsidR="00FF576E" w:rsidRPr="009779E2" w:rsidRDefault="00FF576E" w:rsidP="009779E2">
            <w:pPr>
              <w:pStyle w:val="Beschriftung"/>
              <w:rPr>
                <w:i w:val="0"/>
                <w:iCs w:val="0"/>
              </w:rPr>
            </w:pPr>
            <w:bookmarkStart w:id="197" w:name="_Ref59357339"/>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16</w:t>
            </w:r>
            <w:r w:rsidRPr="00E40F49">
              <w:fldChar w:fldCharType="end"/>
            </w:r>
            <w:bookmarkEnd w:id="197"/>
            <w:r w:rsidRPr="00567238">
              <w:t xml:space="preserve"> </w:t>
            </w:r>
            <w:proofErr w:type="spellStart"/>
            <w:r>
              <w:t>Scatter</w:t>
            </w:r>
            <w:proofErr w:type="spellEnd"/>
            <w:r>
              <w:t>-Plot Clustering</w:t>
            </w:r>
          </w:p>
        </w:tc>
        <w:tc>
          <w:tcPr>
            <w:tcW w:w="4536" w:type="dxa"/>
          </w:tcPr>
          <w:p w14:paraId="270015E8" w14:textId="77777777" w:rsidR="00FF576E" w:rsidRDefault="00FF576E" w:rsidP="00FF576E">
            <w:pPr>
              <w:jc w:val="center"/>
            </w:pPr>
            <w:r w:rsidRPr="00A47032">
              <w:rPr>
                <w:noProof/>
              </w:rPr>
              <w:drawing>
                <wp:inline distT="0" distB="0" distL="0" distR="0" wp14:anchorId="64CB2C4C" wp14:editId="42D9B095">
                  <wp:extent cx="2368550" cy="156389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7593" cy="1583067"/>
                          </a:xfrm>
                          <a:prstGeom prst="rect">
                            <a:avLst/>
                          </a:prstGeom>
                        </pic:spPr>
                      </pic:pic>
                    </a:graphicData>
                  </a:graphic>
                </wp:inline>
              </w:drawing>
            </w:r>
          </w:p>
          <w:p w14:paraId="369462E4" w14:textId="33910A49" w:rsidR="00FF576E" w:rsidRPr="009779E2" w:rsidRDefault="00FF576E" w:rsidP="009779E2">
            <w:pPr>
              <w:pStyle w:val="Beschriftung"/>
              <w:rPr>
                <w:lang w:val="en-US"/>
              </w:rPr>
            </w:pPr>
            <w:bookmarkStart w:id="198" w:name="_Ref59360246"/>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2570D0">
              <w:rPr>
                <w:noProof/>
                <w:lang w:val="en-US"/>
              </w:rPr>
              <w:t>17</w:t>
            </w:r>
            <w:r w:rsidRPr="00E40F49">
              <w:fldChar w:fldCharType="end"/>
            </w:r>
            <w:bookmarkEnd w:id="198"/>
            <w:r w:rsidRPr="00FF576E">
              <w:rPr>
                <w:lang w:val="en-US"/>
              </w:rPr>
              <w:t xml:space="preserve"> </w:t>
            </w:r>
            <w:proofErr w:type="gramStart"/>
            <w:r w:rsidRPr="00FF576E">
              <w:rPr>
                <w:lang w:val="en-US"/>
              </w:rPr>
              <w:t>Scatter-Plot</w:t>
            </w:r>
            <w:proofErr w:type="gramEnd"/>
            <w:r w:rsidRPr="00FF576E">
              <w:rPr>
                <w:lang w:val="en-US"/>
              </w:rPr>
              <w:t xml:space="preserve"> </w:t>
            </w:r>
            <w:proofErr w:type="spellStart"/>
            <w:r w:rsidRPr="00FF576E">
              <w:rPr>
                <w:lang w:val="en-US"/>
              </w:rPr>
              <w:t>D</w:t>
            </w:r>
            <w:r>
              <w:rPr>
                <w:lang w:val="en-US"/>
              </w:rPr>
              <w:t>atensatz</w:t>
            </w:r>
            <w:proofErr w:type="spellEnd"/>
          </w:p>
        </w:tc>
      </w:tr>
    </w:tbl>
    <w:p w14:paraId="5657ABE7" w14:textId="19E69360" w:rsidR="00317E82" w:rsidRDefault="00FF576E" w:rsidP="00FB4593">
      <w:r>
        <w:t>Wie der direkte Vergleich zeigt, finden sich die meisten aktiven Mitarbeiter (</w:t>
      </w:r>
      <w:r>
        <w:fldChar w:fldCharType="begin"/>
      </w:r>
      <w:r>
        <w:instrText xml:space="preserve"> REF _Ref59360246 \h </w:instrText>
      </w:r>
      <w:r>
        <w:fldChar w:fldCharType="separate"/>
      </w:r>
      <w:r w:rsidR="002570D0" w:rsidRPr="00B52DB6">
        <w:t xml:space="preserve">Abbildung </w:t>
      </w:r>
      <w:r w:rsidR="002570D0" w:rsidRPr="00B52DB6">
        <w:rPr>
          <w:noProof/>
        </w:rPr>
        <w:t>17</w:t>
      </w:r>
      <w:r>
        <w:fldChar w:fldCharType="end"/>
      </w:r>
      <w:r>
        <w:t xml:space="preserve"> „</w:t>
      </w:r>
      <w:proofErr w:type="spellStart"/>
      <w:r>
        <w:t>Active</w:t>
      </w:r>
      <w:proofErr w:type="spellEnd"/>
      <w:r>
        <w:t xml:space="preserve">“) in den oberen Clustern (Cluster 3 bis 5) wieder. Des </w:t>
      </w:r>
      <w:proofErr w:type="spellStart"/>
      <w:r>
        <w:t>Weiteren</w:t>
      </w:r>
      <w:proofErr w:type="spellEnd"/>
      <w:r>
        <w:t xml:space="preserve"> sind die </w:t>
      </w:r>
      <w:r w:rsidR="00D87055">
        <w:t>Mitarbeiter, welche das Unternehmen freiwillig verlassen haben</w:t>
      </w:r>
      <w:r>
        <w:t xml:space="preserve"> (</w:t>
      </w:r>
      <w:r>
        <w:fldChar w:fldCharType="begin"/>
      </w:r>
      <w:r>
        <w:instrText xml:space="preserve"> REF _Ref59360246 \h </w:instrText>
      </w:r>
      <w:r>
        <w:fldChar w:fldCharType="separate"/>
      </w:r>
      <w:r w:rsidR="002570D0" w:rsidRPr="00B52DB6">
        <w:t xml:space="preserve">Abbildung </w:t>
      </w:r>
      <w:r w:rsidR="002570D0" w:rsidRPr="00B52DB6">
        <w:rPr>
          <w:noProof/>
        </w:rPr>
        <w:t>17</w:t>
      </w:r>
      <w:r>
        <w:fldChar w:fldCharType="end"/>
      </w:r>
      <w:r>
        <w:t xml:space="preserve"> „</w:t>
      </w:r>
      <w:proofErr w:type="spellStart"/>
      <w:r>
        <w:t>Voluntarily</w:t>
      </w:r>
      <w:proofErr w:type="spellEnd"/>
      <w:r>
        <w:t xml:space="preserve"> </w:t>
      </w:r>
      <w:proofErr w:type="spellStart"/>
      <w:r>
        <w:t>Terminated</w:t>
      </w:r>
      <w:proofErr w:type="spellEnd"/>
      <w:r>
        <w:t>“)</w:t>
      </w:r>
      <w:r w:rsidR="00D87055">
        <w:t>, den ersten beiden Clustern zugeordnet. Eine weitere bzw. detailliertere Aussage ist auf dieser Basis leider nicht möglich.</w:t>
      </w:r>
    </w:p>
    <w:p w14:paraId="31D95C2F" w14:textId="1367B89C" w:rsidR="00A23FBA" w:rsidRPr="00B52DB6" w:rsidRDefault="00A23FBA" w:rsidP="00A23FBA">
      <w:pPr>
        <w:pStyle w:val="berschrift4"/>
      </w:pPr>
      <w:bookmarkStart w:id="199" w:name="_Toc59440172"/>
      <w:r w:rsidRPr="00B52DB6">
        <w:t xml:space="preserve">Random </w:t>
      </w:r>
      <w:proofErr w:type="spellStart"/>
      <w:r w:rsidRPr="00B52DB6">
        <w:t>Forest</w:t>
      </w:r>
      <w:bookmarkEnd w:id="199"/>
      <w:proofErr w:type="spellEnd"/>
    </w:p>
    <w:p w14:paraId="4EF104FE" w14:textId="375249BC" w:rsidR="00BE3C15" w:rsidRPr="009367DC" w:rsidRDefault="00BE3C15" w:rsidP="00BE3C15">
      <w:r>
        <w:t xml:space="preserve">Als Alternative zum </w:t>
      </w:r>
      <w:del w:id="200" w:author="Daniel Kirste" w:date="2020-12-21T21:23:00Z">
        <w:r w:rsidDel="0013321E">
          <w:delText xml:space="preserve">Clustering </w:delText>
        </w:r>
      </w:del>
      <w:proofErr w:type="spellStart"/>
      <w:ins w:id="201" w:author="Daniel Kirste" w:date="2020-12-21T21:23:00Z">
        <w:r w:rsidR="0013321E">
          <w:t>DecisionTree</w:t>
        </w:r>
        <w:proofErr w:type="spellEnd"/>
        <w:r w:rsidR="0013321E">
          <w:t xml:space="preserve"> </w:t>
        </w:r>
      </w:ins>
      <w:r>
        <w:t>und u</w:t>
      </w:r>
      <w:r w:rsidR="00AC1041">
        <w:t xml:space="preserve">m eine detailliertere Aussage treffen zu können, wurde </w:t>
      </w:r>
      <w:r w:rsidR="00BF7005">
        <w:t xml:space="preserve">daraufhin ein Random Forest angewandt. Dies </w:t>
      </w:r>
      <w:r w:rsidR="00A81B3F">
        <w:t>ist ein Algorithmus, der sich für Klassifizierungs- und Regressionsaufgaben nutzen lässt. Er kombiniert die Ergebnisse vieler verschiedener Entscheidungsbäume, um bestmögliche Entscheidungen zu treffen.</w:t>
      </w:r>
      <w:r w:rsidRPr="00BE3C15">
        <w:t xml:space="preserve"> </w:t>
      </w:r>
      <w:r>
        <w:t>In diesem Fall sagt er aus, ob ein Mitarbeiter das Unternehmen verlässt.</w:t>
      </w:r>
    </w:p>
    <w:p w14:paraId="6B661455" w14:textId="77777777" w:rsidR="00BF7005" w:rsidRDefault="00BF7005" w:rsidP="00A81B3F"/>
    <w:p w14:paraId="78440BD9" w14:textId="05972F73" w:rsidR="00A81B3F" w:rsidRPr="00A81B3F" w:rsidRDefault="00606DEB" w:rsidP="00A23FBA">
      <w:r>
        <w:t>Zunächst wurde</w:t>
      </w:r>
      <w:r w:rsidR="00EC2D40">
        <w:t xml:space="preserve">, wie </w:t>
      </w:r>
      <w:r w:rsidR="00EC2D40">
        <w:fldChar w:fldCharType="begin"/>
      </w:r>
      <w:r w:rsidR="00EC2D40">
        <w:instrText xml:space="preserve"> REF _Ref59373165 \h </w:instrText>
      </w:r>
      <w:r w:rsidR="00EC2D40">
        <w:fldChar w:fldCharType="separate"/>
      </w:r>
      <w:r w:rsidR="002570D0" w:rsidRPr="00567238">
        <w:t xml:space="preserve">Abbildung </w:t>
      </w:r>
      <w:r w:rsidR="002570D0">
        <w:rPr>
          <w:noProof/>
        </w:rPr>
        <w:t>18</w:t>
      </w:r>
      <w:r w:rsidR="00EC2D40">
        <w:fldChar w:fldCharType="end"/>
      </w:r>
      <w:r w:rsidR="00EC2D40">
        <w:t xml:space="preserve"> zeigt,</w:t>
      </w:r>
      <w:r>
        <w:t xml:space="preserve"> der Datensatz in Trainings- und Testdaten im Verhältnis 90 zu 10 aufgeteilt.</w:t>
      </w:r>
    </w:p>
    <w:p w14:paraId="088C95EC" w14:textId="1A9DC167" w:rsidR="00317E82" w:rsidRDefault="00317E82" w:rsidP="00A23FBA">
      <w:r w:rsidRPr="00317E82">
        <w:rPr>
          <w:noProof/>
        </w:rPr>
        <w:drawing>
          <wp:inline distT="0" distB="0" distL="0" distR="0" wp14:anchorId="2E52BB55" wp14:editId="25ADE102">
            <wp:extent cx="5760720" cy="5041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4190"/>
                    </a:xfrm>
                    <a:prstGeom prst="rect">
                      <a:avLst/>
                    </a:prstGeom>
                  </pic:spPr>
                </pic:pic>
              </a:graphicData>
            </a:graphic>
          </wp:inline>
        </w:drawing>
      </w:r>
    </w:p>
    <w:p w14:paraId="4559FE6D" w14:textId="09FADED3" w:rsidR="00606DEB" w:rsidRDefault="00606DEB" w:rsidP="00606DEB">
      <w:pPr>
        <w:pStyle w:val="Beschriftung"/>
        <w:rPr>
          <w:i w:val="0"/>
          <w:iCs w:val="0"/>
        </w:rPr>
      </w:pPr>
      <w:bookmarkStart w:id="202" w:name="_Ref59373165"/>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18</w:t>
      </w:r>
      <w:r w:rsidRPr="00E40F49">
        <w:fldChar w:fldCharType="end"/>
      </w:r>
      <w:bookmarkEnd w:id="202"/>
      <w:r w:rsidRPr="00567238">
        <w:t xml:space="preserve"> </w:t>
      </w:r>
      <w:r>
        <w:t>Random Forest Aufteilung Trainings- und Testdaten</w:t>
      </w:r>
    </w:p>
    <w:p w14:paraId="303C1739" w14:textId="2E1241DC" w:rsidR="00606DEB" w:rsidRDefault="00606DEB" w:rsidP="00A23FBA"/>
    <w:p w14:paraId="2D3052F5" w14:textId="09FC29C4" w:rsidR="00EC2D40" w:rsidRDefault="00EC2D40" w:rsidP="00EC2D40">
      <w:r>
        <w:t xml:space="preserve">Um den Algorithmus anwenden zu können wurde zunächst der bereits vorhandene Vektorassembler mit den Parametern </w:t>
      </w:r>
      <w:proofErr w:type="spellStart"/>
      <w:r>
        <w:t>EngagementSurvey</w:t>
      </w:r>
      <w:proofErr w:type="spellEnd"/>
      <w:r>
        <w:t xml:space="preserve"> und </w:t>
      </w:r>
      <w:proofErr w:type="spellStart"/>
      <w:r>
        <w:t>SpecialProjectsCount</w:t>
      </w:r>
      <w:proofErr w:type="spellEnd"/>
      <w:r>
        <w:t xml:space="preserve"> erweitert.</w:t>
      </w:r>
    </w:p>
    <w:p w14:paraId="31EB4B42" w14:textId="6BD0ABCF" w:rsidR="00EC2D40" w:rsidRDefault="00BE3C15" w:rsidP="00EC2D40">
      <w:r w:rsidRPr="00BE3C15">
        <w:rPr>
          <w:noProof/>
        </w:rPr>
        <w:drawing>
          <wp:inline distT="0" distB="0" distL="0" distR="0" wp14:anchorId="3F5C211B" wp14:editId="353AC3C1">
            <wp:extent cx="5760720" cy="37338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3380"/>
                    </a:xfrm>
                    <a:prstGeom prst="rect">
                      <a:avLst/>
                    </a:prstGeom>
                  </pic:spPr>
                </pic:pic>
              </a:graphicData>
            </a:graphic>
          </wp:inline>
        </w:drawing>
      </w:r>
    </w:p>
    <w:p w14:paraId="504B2953" w14:textId="4207233A" w:rsidR="00EC2D40" w:rsidRPr="009F7165" w:rsidRDefault="00EC2D40" w:rsidP="00EC2D40">
      <w:pPr>
        <w:pStyle w:val="Beschriftung"/>
        <w:rPr>
          <w:i w:val="0"/>
          <w:iCs w:val="0"/>
        </w:rPr>
      </w:pPr>
      <w:r w:rsidRPr="009F7165">
        <w:t xml:space="preserve">Abbildung </w:t>
      </w:r>
      <w:r w:rsidRPr="00E40F49">
        <w:fldChar w:fldCharType="begin"/>
      </w:r>
      <w:r w:rsidRPr="009F7165">
        <w:instrText xml:space="preserve"> SEQ Abbildung \* ARABIC </w:instrText>
      </w:r>
      <w:r w:rsidRPr="00E40F49">
        <w:fldChar w:fldCharType="separate"/>
      </w:r>
      <w:r w:rsidR="002570D0">
        <w:rPr>
          <w:noProof/>
        </w:rPr>
        <w:t>19</w:t>
      </w:r>
      <w:r w:rsidRPr="00E40F49">
        <w:fldChar w:fldCharType="end"/>
      </w:r>
      <w:r w:rsidRPr="009F7165">
        <w:t xml:space="preserve"> Vector Assembler</w:t>
      </w:r>
      <w:r w:rsidR="009F7165" w:rsidRPr="009F7165">
        <w:t xml:space="preserve"> Erweiterung f</w:t>
      </w:r>
      <w:r w:rsidR="009F7165">
        <w:t>ür</w:t>
      </w:r>
      <w:r w:rsidRPr="009F7165">
        <w:t xml:space="preserve"> Random Forest</w:t>
      </w:r>
    </w:p>
    <w:p w14:paraId="14A1B9E1" w14:textId="77777777" w:rsidR="00EC2D40" w:rsidRPr="009F7165" w:rsidRDefault="00EC2D40" w:rsidP="00A23FBA"/>
    <w:p w14:paraId="33E173EB" w14:textId="5800E310" w:rsidR="00EC2D40" w:rsidRDefault="00EC2D40" w:rsidP="00A23FBA">
      <w:r>
        <w:t>Anschließend wurde der Klassifizierungsalgorithmus (</w:t>
      </w:r>
      <w:proofErr w:type="spellStart"/>
      <w:r>
        <w:t>RandomForestClassifier</w:t>
      </w:r>
      <w:proofErr w:type="spellEnd"/>
      <w:r>
        <w:t xml:space="preserve">) definiert und mithilfe diverser Einstellungen auf unseren Fall </w:t>
      </w:r>
      <w:r w:rsidR="00E831C8">
        <w:t xml:space="preserve">hin </w:t>
      </w:r>
      <w:r>
        <w:t>optimiert.</w:t>
      </w:r>
      <w:r w:rsidR="00EB73A6">
        <w:t xml:space="preserve"> Zu Beginn bestand der Wunsch, den Angestelltenstatus mithilfe des Random-</w:t>
      </w:r>
      <w:proofErr w:type="spellStart"/>
      <w:r w:rsidR="00EB73A6">
        <w:t>Forest</w:t>
      </w:r>
      <w:proofErr w:type="spellEnd"/>
      <w:r w:rsidR="00EB73A6">
        <w:t>-</w:t>
      </w:r>
      <w:proofErr w:type="spellStart"/>
      <w:r w:rsidR="00EB73A6">
        <w:t>Classifiers</w:t>
      </w:r>
      <w:proofErr w:type="spellEnd"/>
      <w:r w:rsidR="00EB73A6">
        <w:t xml:space="preserve"> </w:t>
      </w:r>
      <w:r w:rsidR="004B4A39">
        <w:t>zu bestimmen</w:t>
      </w:r>
      <w:r w:rsidR="00EB73A6">
        <w:t>.</w:t>
      </w:r>
      <w:r w:rsidR="004B4A39">
        <w:t xml:space="preserve"> Hierbei stießen wir jedoch bei der Implementierung auf ähnliche Fehlerbilder wie beim zuvor angewandten </w:t>
      </w:r>
      <w:proofErr w:type="spellStart"/>
      <w:r w:rsidR="004B4A39">
        <w:t>Desicion-Tree</w:t>
      </w:r>
      <w:proofErr w:type="spellEnd"/>
      <w:r w:rsidR="004B4A39">
        <w:t xml:space="preserve">. Die Fehlerursache bestand höchstwahrscheinlich darin, dass es sich beim Angestelltenstatus nicht um einen binären Wert handelt. Offensichtlich ist es </w:t>
      </w:r>
      <w:r w:rsidR="005E08F6">
        <w:t xml:space="preserve">auf unserer Datenbases </w:t>
      </w:r>
      <w:r w:rsidR="004B4A39">
        <w:t xml:space="preserve">nicht möglich, ein </w:t>
      </w:r>
      <w:proofErr w:type="spellStart"/>
      <w:r w:rsidR="004B4A39">
        <w:t>Feauture</w:t>
      </w:r>
      <w:proofErr w:type="spellEnd"/>
      <w:r w:rsidR="004B4A39">
        <w:t xml:space="preserve"> vorherzusagen, welches mehr als zwei Ausprägungen einnehmen kann. Daher entschied sich das Team das binäre Feature „</w:t>
      </w:r>
      <w:proofErr w:type="spellStart"/>
      <w:r w:rsidR="004B4A39">
        <w:t>Termd</w:t>
      </w:r>
      <w:proofErr w:type="spellEnd"/>
      <w:r w:rsidR="004B4A39">
        <w:t xml:space="preserve">“ für die weitere Betrachtung zu verwenden. Diese Umstellung könnte auch beim </w:t>
      </w:r>
      <w:r w:rsidR="004B4A39">
        <w:lastRenderedPageBreak/>
        <w:t>Entscheidungsbaum ein möglicher Lösungsansatz gewesen sein, konnte jedoch aufgrund des begrenzten Zeitrahmens nicht näher verfolgt werden.</w:t>
      </w:r>
    </w:p>
    <w:p w14:paraId="1782CAFA" w14:textId="288277D6" w:rsidR="00317E82" w:rsidRDefault="00317E82" w:rsidP="00A23FBA">
      <w:r w:rsidRPr="00317E82">
        <w:rPr>
          <w:noProof/>
        </w:rPr>
        <w:drawing>
          <wp:inline distT="0" distB="0" distL="0" distR="0" wp14:anchorId="6BC874C4" wp14:editId="5F6EA404">
            <wp:extent cx="5760720" cy="304165"/>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165"/>
                    </a:xfrm>
                    <a:prstGeom prst="rect">
                      <a:avLst/>
                    </a:prstGeom>
                  </pic:spPr>
                </pic:pic>
              </a:graphicData>
            </a:graphic>
          </wp:inline>
        </w:drawing>
      </w:r>
    </w:p>
    <w:p w14:paraId="033A6F4E" w14:textId="622D0774" w:rsidR="00EC2D40" w:rsidRDefault="00EC2D40" w:rsidP="00EC2D4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20</w:t>
      </w:r>
      <w:r w:rsidRPr="00E40F49">
        <w:fldChar w:fldCharType="end"/>
      </w:r>
      <w:r w:rsidRPr="00567238">
        <w:t xml:space="preserve"> </w:t>
      </w:r>
      <w:r>
        <w:t>Random Forest Aufteilung Trainings- und Testdaten</w:t>
      </w:r>
    </w:p>
    <w:p w14:paraId="0D43B59F" w14:textId="7741C452" w:rsidR="00EC2D40" w:rsidRDefault="00EC2D40" w:rsidP="00A23FBA"/>
    <w:p w14:paraId="3115815D" w14:textId="6E5F589B" w:rsidR="00E831C8" w:rsidRDefault="00E831C8" w:rsidP="00A23FBA">
      <w:r>
        <w:t>Die Modellierungsphase wird mit dem Training des Random Forest abgeschlossen.</w:t>
      </w:r>
    </w:p>
    <w:p w14:paraId="5E767C23" w14:textId="73CCA786" w:rsidR="00317E82" w:rsidRDefault="00317E82" w:rsidP="00A23FBA">
      <w:r w:rsidRPr="00317E82">
        <w:rPr>
          <w:noProof/>
        </w:rPr>
        <w:drawing>
          <wp:inline distT="0" distB="0" distL="0" distR="0" wp14:anchorId="621C6243" wp14:editId="74479CB5">
            <wp:extent cx="5760720" cy="2159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5900"/>
                    </a:xfrm>
                    <a:prstGeom prst="rect">
                      <a:avLst/>
                    </a:prstGeom>
                  </pic:spPr>
                </pic:pic>
              </a:graphicData>
            </a:graphic>
          </wp:inline>
        </w:drawing>
      </w:r>
    </w:p>
    <w:p w14:paraId="07312032" w14:textId="6AE3770E" w:rsidR="00FB4593" w:rsidRPr="00836D8D" w:rsidRDefault="00EC2D40" w:rsidP="00836D8D">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21</w:t>
      </w:r>
      <w:r w:rsidRPr="00E40F49">
        <w:fldChar w:fldCharType="end"/>
      </w:r>
      <w:r w:rsidRPr="00567238">
        <w:t xml:space="preserve"> </w:t>
      </w:r>
      <w:r>
        <w:t>Random Forest Aufteilung Trainings- und Testdaten</w:t>
      </w:r>
      <w:del w:id="203" w:author="Daniel Kirste" w:date="2020-12-21T21:24:00Z">
        <w:r w:rsidR="00FB4593" w:rsidDel="0013321E">
          <w:br w:type="page"/>
        </w:r>
      </w:del>
    </w:p>
    <w:p w14:paraId="400FBC3F" w14:textId="4A0924DC" w:rsidR="003376FD" w:rsidRDefault="003376FD" w:rsidP="003376FD">
      <w:pPr>
        <w:pStyle w:val="berschrift3"/>
      </w:pPr>
      <w:bookmarkStart w:id="204" w:name="_Toc59440173"/>
      <w:r w:rsidRPr="00567238">
        <w:t>Evaluation</w:t>
      </w:r>
      <w:bookmarkEnd w:id="204"/>
    </w:p>
    <w:p w14:paraId="2E4274E2" w14:textId="0A0CDCD0" w:rsidR="00C63A37" w:rsidRPr="00C63A37" w:rsidRDefault="004B2D38" w:rsidP="00C63A37">
      <w:r>
        <w:t>Im Evaluationsschritt werden die erstellten Modelle und deren Ergebnisse bewertet und mit der zu Beginn definierten Aufgabenstellung abgeglichen. Ziel ist es, das für den Use-Case passendste Modell auszuwählen und gegebenenfalls zu optimieren.</w:t>
      </w:r>
    </w:p>
    <w:p w14:paraId="0E21F274" w14:textId="745790B0" w:rsidR="00FB4593" w:rsidRDefault="00FB4593" w:rsidP="00FB4593">
      <w:pPr>
        <w:pStyle w:val="berschrift4"/>
      </w:pPr>
      <w:bookmarkStart w:id="205" w:name="_Toc59440174"/>
      <w:r>
        <w:t>Clustering</w:t>
      </w:r>
      <w:bookmarkEnd w:id="205"/>
    </w:p>
    <w:p w14:paraId="5E56B2B0" w14:textId="55F56D99" w:rsidR="004B2D38" w:rsidRPr="004B2D38" w:rsidRDefault="008F6120" w:rsidP="004B2D38">
      <w:r>
        <w:t xml:space="preserve">Zur Evaluierung der vom Algorithmus definierten Cluster werden im ersten Schritt die Testdaten </w:t>
      </w:r>
      <w:r w:rsidR="00BE3C15">
        <w:t>visualisiert</w:t>
      </w:r>
      <w:r>
        <w:t>.</w:t>
      </w:r>
    </w:p>
    <w:p w14:paraId="29EC8347" w14:textId="01987A09" w:rsidR="00FB4593" w:rsidRDefault="00E4306E" w:rsidP="008F6120">
      <w:pPr>
        <w:jc w:val="center"/>
        <w:rPr>
          <w:lang w:val="en-US"/>
        </w:rPr>
      </w:pPr>
      <w:r w:rsidRPr="00E4306E">
        <w:rPr>
          <w:noProof/>
          <w:lang w:val="en-US"/>
        </w:rPr>
        <w:drawing>
          <wp:inline distT="0" distB="0" distL="0" distR="0" wp14:anchorId="518E5B99" wp14:editId="6EC07567">
            <wp:extent cx="5760720" cy="22955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95525"/>
                    </a:xfrm>
                    <a:prstGeom prst="rect">
                      <a:avLst/>
                    </a:prstGeom>
                  </pic:spPr>
                </pic:pic>
              </a:graphicData>
            </a:graphic>
          </wp:inline>
        </w:drawing>
      </w:r>
    </w:p>
    <w:p w14:paraId="7585DC66" w14:textId="55ED8A02" w:rsidR="008F6120" w:rsidRDefault="008F6120" w:rsidP="008F612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22</w:t>
      </w:r>
      <w:r w:rsidRPr="00E40F49">
        <w:fldChar w:fldCharType="end"/>
      </w:r>
      <w:r w:rsidRPr="00567238">
        <w:t xml:space="preserve"> </w:t>
      </w:r>
      <w:r>
        <w:t>Evaluierung Clustering</w:t>
      </w:r>
    </w:p>
    <w:p w14:paraId="7E94987B" w14:textId="1D1C1967" w:rsidR="00292EFA" w:rsidRDefault="00292EFA" w:rsidP="003376FD">
      <w:r>
        <w:t>Zusammen mit der Zuordnung zwischen Cluster und Angestelltenstatus wird die Vorhersage, ob ein Mitarbeiter das Unternehmen verlässt oder nicht</w:t>
      </w:r>
      <w:del w:id="206" w:author="Daniel Kirste" w:date="2020-12-21T21:24:00Z">
        <w:r w:rsidDel="0013321E">
          <w:delText>,</w:delText>
        </w:r>
      </w:del>
      <w:r>
        <w:t xml:space="preserve"> textuell ausgegeben.</w:t>
      </w:r>
    </w:p>
    <w:p w14:paraId="2394F3A8" w14:textId="5487DFE8" w:rsidR="00FB4593" w:rsidRPr="00FB4593" w:rsidRDefault="008F6120" w:rsidP="003376FD">
      <w:r>
        <w:t>So kann z</w:t>
      </w:r>
      <w:r w:rsidR="00FB4593">
        <w:t>um B</w:t>
      </w:r>
      <w:r w:rsidR="00317E82">
        <w:t>ei</w:t>
      </w:r>
      <w:r w:rsidR="00FB4593">
        <w:t xml:space="preserve">spiel </w:t>
      </w:r>
      <w:r w:rsidR="00292EFA">
        <w:t>aus der ersten Konsolenausgabe herausgelesen werden, dass die</w:t>
      </w:r>
      <w:r w:rsidR="00317E82">
        <w:t xml:space="preserve"> Mitarbeiterin „Sarah </w:t>
      </w:r>
      <w:proofErr w:type="spellStart"/>
      <w:r w:rsidR="00317E82">
        <w:t>Akinkuolie</w:t>
      </w:r>
      <w:proofErr w:type="spellEnd"/>
      <w:r w:rsidR="00317E82">
        <w:t>“</w:t>
      </w:r>
      <w:r w:rsidR="00292EFA">
        <w:t xml:space="preserve"> </w:t>
      </w:r>
      <w:r w:rsidR="00317E82">
        <w:t>mit einer Bezahlung von 32 $ pro Stunde und einer Unternehmenszugehörigkeit von 447 Tagen zur kündigungsanfälligen Gruppe gehört.</w:t>
      </w:r>
    </w:p>
    <w:p w14:paraId="4DD19626" w14:textId="7C7A0213" w:rsidR="00FB4593" w:rsidRDefault="00FB4593" w:rsidP="00292EFA">
      <w:pPr>
        <w:jc w:val="center"/>
        <w:rPr>
          <w:lang w:val="en-US"/>
        </w:rPr>
      </w:pPr>
      <w:r w:rsidRPr="00FB4593">
        <w:rPr>
          <w:noProof/>
        </w:rPr>
        <w:lastRenderedPageBreak/>
        <w:drawing>
          <wp:inline distT="0" distB="0" distL="0" distR="0" wp14:anchorId="6FAE7DAC" wp14:editId="3922E08A">
            <wp:extent cx="5840275" cy="3111335"/>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1863" cy="3160127"/>
                    </a:xfrm>
                    <a:prstGeom prst="rect">
                      <a:avLst/>
                    </a:prstGeom>
                  </pic:spPr>
                </pic:pic>
              </a:graphicData>
            </a:graphic>
          </wp:inline>
        </w:drawing>
      </w:r>
    </w:p>
    <w:p w14:paraId="34A33306" w14:textId="335B320C" w:rsidR="00292EFA" w:rsidRDefault="00292EFA" w:rsidP="00292EFA">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23</w:t>
      </w:r>
      <w:r w:rsidRPr="00E40F49">
        <w:fldChar w:fldCharType="end"/>
      </w:r>
      <w:r w:rsidRPr="00567238">
        <w:t xml:space="preserve"> </w:t>
      </w:r>
      <w:r>
        <w:t>Textuelle Ausgabe Clustering</w:t>
      </w:r>
      <w:del w:id="207" w:author="Daniel Kirste" w:date="2020-12-21T21:25:00Z">
        <w:r w:rsidDel="0013321E">
          <w:br w:type="page"/>
        </w:r>
      </w:del>
    </w:p>
    <w:p w14:paraId="376088C2" w14:textId="07433527" w:rsidR="00A81B3F" w:rsidRDefault="00A81B3F" w:rsidP="00A81B3F">
      <w:pPr>
        <w:pStyle w:val="berschrift5"/>
      </w:pPr>
      <w:bookmarkStart w:id="208" w:name="_Toc59440175"/>
      <w:r>
        <w:t>Euklidische Distanz</w:t>
      </w:r>
      <w:bookmarkEnd w:id="208"/>
    </w:p>
    <w:p w14:paraId="2B33F1E3" w14:textId="77777777" w:rsidR="00292EFA" w:rsidRDefault="00292EFA" w:rsidP="00A81B3F">
      <w:r>
        <w:t>Zur weiteren Evaluierung der Cluster wurde die euklidische Distanz berechnet. Diese</w:t>
      </w:r>
    </w:p>
    <w:p w14:paraId="0D6B56A5" w14:textId="2C685E27" w:rsidR="00A81B3F" w:rsidRDefault="00292EFA" w:rsidP="00A81B3F">
      <w:r>
        <w:t xml:space="preserve">repräsentiert den </w:t>
      </w:r>
      <w:r w:rsidR="00A81B3F">
        <w:t>Abstand zwischen zwei Punkten als Strecke in einem Raum. In unserem Fall gibt diese Funktion die Distanz zwischen den einzelnen Clustermitten an.</w:t>
      </w:r>
    </w:p>
    <w:p w14:paraId="69E7AC17" w14:textId="77777777" w:rsidR="00A81B3F" w:rsidRPr="006C2E57" w:rsidRDefault="00A81B3F" w:rsidP="00A81B3F">
      <w:r>
        <w:t>Die Silhouette gibt zudem für eine Beobachtung an, wie gut die Zuordnung zu den beiden nächst gelegenen Clustern ist.</w:t>
      </w:r>
    </w:p>
    <w:p w14:paraId="47C22653" w14:textId="4AC1DC1A" w:rsidR="00292EFA" w:rsidRDefault="00B93BD9" w:rsidP="00A81B3F">
      <w:pPr>
        <w:jc w:val="center"/>
      </w:pPr>
      <w:r w:rsidRPr="00B93BD9">
        <w:rPr>
          <w:noProof/>
        </w:rPr>
        <w:drawing>
          <wp:inline distT="0" distB="0" distL="0" distR="0" wp14:anchorId="0A25A0F3" wp14:editId="0B14B028">
            <wp:extent cx="5320603" cy="149495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8315" cy="1499930"/>
                    </a:xfrm>
                    <a:prstGeom prst="rect">
                      <a:avLst/>
                    </a:prstGeom>
                  </pic:spPr>
                </pic:pic>
              </a:graphicData>
            </a:graphic>
          </wp:inline>
        </w:drawing>
      </w:r>
    </w:p>
    <w:p w14:paraId="0274C1B8" w14:textId="34639DEB" w:rsidR="00292EFA" w:rsidRDefault="00292EFA" w:rsidP="00292EFA">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24</w:t>
      </w:r>
      <w:r w:rsidRPr="00E40F49">
        <w:fldChar w:fldCharType="end"/>
      </w:r>
      <w:r w:rsidRPr="00567238">
        <w:t xml:space="preserve"> </w:t>
      </w:r>
      <w:r>
        <w:t>Euklidische Distanz und Silhouette Clustering</w:t>
      </w:r>
    </w:p>
    <w:p w14:paraId="4B8D0C17" w14:textId="39DC1E34" w:rsidR="00FB4593" w:rsidRDefault="00317E82" w:rsidP="00FB4593">
      <w:pPr>
        <w:pStyle w:val="berschrift4"/>
      </w:pPr>
      <w:bookmarkStart w:id="209" w:name="_Toc59440176"/>
      <w:r w:rsidRPr="00292EFA">
        <w:t>Random Forest</w:t>
      </w:r>
      <w:bookmarkEnd w:id="209"/>
    </w:p>
    <w:p w14:paraId="1EE5B323" w14:textId="1E15E3B8" w:rsidR="00B93BD9" w:rsidDel="003F7890" w:rsidRDefault="00BE3C15" w:rsidP="003F7890">
      <w:pPr>
        <w:rPr>
          <w:del w:id="210" w:author="Daniel Kirste" w:date="2020-12-21T21:32:00Z"/>
        </w:rPr>
        <w:pPrChange w:id="211" w:author="Daniel Kirste" w:date="2020-12-21T21:32:00Z">
          <w:pPr/>
        </w:pPrChange>
      </w:pPr>
      <w:r>
        <w:t xml:space="preserve">Um den </w:t>
      </w:r>
      <w:r w:rsidR="0058130C">
        <w:t>trainierten</w:t>
      </w:r>
      <w:r>
        <w:t xml:space="preserve"> Random-</w:t>
      </w:r>
      <w:proofErr w:type="spellStart"/>
      <w:r>
        <w:t>Forest</w:t>
      </w:r>
      <w:proofErr w:type="spellEnd"/>
      <w:r>
        <w:t>-</w:t>
      </w:r>
      <w:proofErr w:type="spellStart"/>
      <w:r>
        <w:t>Classifier</w:t>
      </w:r>
      <w:proofErr w:type="spellEnd"/>
      <w:r>
        <w:t xml:space="preserve"> bewerten zu können, werden </w:t>
      </w:r>
      <w:del w:id="212" w:author="Daniel Kirste" w:date="2020-12-21T21:30:00Z">
        <w:r w:rsidDel="0013321E">
          <w:delText>nun die zuvor zurückgehaltenen Testdaten von einem BinaryClassificationEvaluator verwendet</w:delText>
        </w:r>
        <w:r w:rsidR="00F35918" w:rsidDel="0013321E">
          <w:delText>.</w:delText>
        </w:r>
        <w:r w:rsidR="00B93BD9" w:rsidDel="0013321E">
          <w:delText xml:space="preserve"> </w:delText>
        </w:r>
      </w:del>
      <w:ins w:id="213" w:author="Daniel Kirste" w:date="2020-12-21T21:30:00Z">
        <w:r w:rsidR="0013321E">
          <w:t>nun die Testdaten in den Entscheidungs</w:t>
        </w:r>
      </w:ins>
      <w:ins w:id="214" w:author="Daniel Kirste" w:date="2020-12-21T21:31:00Z">
        <w:r w:rsidR="003F7890">
          <w:t>baum eingege</w:t>
        </w:r>
      </w:ins>
      <w:ins w:id="215" w:author="Daniel Kirste" w:date="2020-12-21T21:32:00Z">
        <w:r w:rsidR="003F7890">
          <w:t xml:space="preserve">ben, um dessen Genauigkeit zu </w:t>
        </w:r>
        <w:proofErr w:type="spellStart"/>
        <w:r w:rsidR="003F7890">
          <w:t xml:space="preserve">bestimmen. </w:t>
        </w:r>
      </w:ins>
      <w:proofErr w:type="spellEnd"/>
      <w:r w:rsidR="00B93BD9">
        <w:t>D</w:t>
      </w:r>
      <w:del w:id="216" w:author="Daniel Kirste" w:date="2020-12-21T21:32:00Z">
        <w:r w:rsidR="00B93BD9" w:rsidDel="003F7890">
          <w:delText xml:space="preserve">as dabei ausgegebene Ergebnis kann in </w:delText>
        </w:r>
        <w:r w:rsidR="00B93BD9" w:rsidDel="003F7890">
          <w:fldChar w:fldCharType="begin"/>
        </w:r>
        <w:r w:rsidR="00B93BD9" w:rsidDel="003F7890">
          <w:delInstrText xml:space="preserve"> REF _Ref59440148 \h </w:delInstrText>
        </w:r>
        <w:r w:rsidR="00B93BD9" w:rsidDel="003F7890">
          <w:fldChar w:fldCharType="separate"/>
        </w:r>
        <w:r w:rsidR="002570D0" w:rsidRPr="00567238" w:rsidDel="003F7890">
          <w:delText>Abbil</w:delText>
        </w:r>
        <w:r w:rsidR="002570D0" w:rsidRPr="00567238" w:rsidDel="003F7890">
          <w:delText>d</w:delText>
        </w:r>
        <w:r w:rsidR="002570D0" w:rsidRPr="00567238" w:rsidDel="003F7890">
          <w:delText xml:space="preserve">ung </w:delText>
        </w:r>
        <w:r w:rsidR="002570D0" w:rsidDel="003F7890">
          <w:rPr>
            <w:noProof/>
          </w:rPr>
          <w:delText>25</w:delText>
        </w:r>
        <w:r w:rsidR="00B93BD9" w:rsidDel="003F7890">
          <w:fldChar w:fldCharType="end"/>
        </w:r>
        <w:r w:rsidR="00B93BD9" w:rsidDel="003F7890">
          <w:delText xml:space="preserve"> </w:delText>
        </w:r>
        <w:r w:rsidR="00B233B0" w:rsidDel="003F7890">
          <w:delText>ein</w:delText>
        </w:r>
        <w:r w:rsidR="00B93BD9" w:rsidDel="003F7890">
          <w:delText xml:space="preserve">gesehen werden. Die Prediction </w:delText>
        </w:r>
        <w:r w:rsidR="008414CC" w:rsidDel="003F7890">
          <w:delText>stellt somit einen durch den Classifier vorhergesagten Wert für Termd dar.</w:delText>
        </w:r>
      </w:del>
      <w:ins w:id="217" w:author="Daniel Kirste" w:date="2020-12-21T21:32:00Z">
        <w:r w:rsidR="003F7890">
          <w:t xml:space="preserve">ie dabei ausgegebene </w:t>
        </w:r>
        <w:proofErr w:type="spellStart"/>
        <w:r w:rsidR="003F7890">
          <w:t>Prediction</w:t>
        </w:r>
        <w:proofErr w:type="spellEnd"/>
        <w:r w:rsidR="003F7890">
          <w:t xml:space="preserve"> stellt den Wert für </w:t>
        </w:r>
        <w:proofErr w:type="spellStart"/>
        <w:r w:rsidR="003F7890">
          <w:t>Termd</w:t>
        </w:r>
        <w:proofErr w:type="spellEnd"/>
        <w:r w:rsidR="003F7890">
          <w:t xml:space="preserve"> dar.</w:t>
        </w:r>
      </w:ins>
    </w:p>
    <w:p w14:paraId="002231AC" w14:textId="48CDCFD4" w:rsidR="00B93BD9" w:rsidDel="003F7890" w:rsidRDefault="00B93BD9" w:rsidP="003F7890">
      <w:pPr>
        <w:rPr>
          <w:del w:id="218" w:author="Daniel Kirste" w:date="2020-12-21T21:32:00Z"/>
        </w:rPr>
        <w:pPrChange w:id="219" w:author="Daniel Kirste" w:date="2020-12-21T21:32:00Z">
          <w:pPr/>
        </w:pPrChange>
      </w:pPr>
      <w:del w:id="220" w:author="Daniel Kirste" w:date="2020-12-21T21:32:00Z">
        <w:r w:rsidDel="003F7890">
          <w:rPr>
            <w:noProof/>
          </w:rPr>
          <mc:AlternateContent>
            <mc:Choice Requires="wpg">
              <w:drawing>
                <wp:inline distT="0" distB="0" distL="0" distR="0" wp14:anchorId="02C6A4C1" wp14:editId="695FDFB4">
                  <wp:extent cx="5640705" cy="806036"/>
                  <wp:effectExtent l="0" t="0" r="0" b="0"/>
                  <wp:docPr id="15" name="Gruppieren 15"/>
                  <wp:cNvGraphicFramePr/>
                  <a:graphic xmlns:a="http://schemas.openxmlformats.org/drawingml/2006/main">
                    <a:graphicData uri="http://schemas.microsoft.com/office/word/2010/wordprocessingGroup">
                      <wpg:wgp>
                        <wpg:cNvGrpSpPr/>
                        <wpg:grpSpPr>
                          <a:xfrm>
                            <a:off x="0" y="0"/>
                            <a:ext cx="5640705" cy="806036"/>
                            <a:chOff x="0" y="57564"/>
                            <a:chExt cx="5640705" cy="806036"/>
                          </a:xfrm>
                        </wpg:grpSpPr>
                        <pic:pic xmlns:pic="http://schemas.openxmlformats.org/drawingml/2006/picture">
                          <pic:nvPicPr>
                            <pic:cNvPr id="13" name="Grafik 13"/>
                            <pic:cNvPicPr>
                              <a:picLocks noChangeAspect="1"/>
                            </pic:cNvPicPr>
                          </pic:nvPicPr>
                          <pic:blipFill rotWithShape="1">
                            <a:blip r:embed="rId34" cstate="print">
                              <a:extLst>
                                <a:ext uri="{28A0092B-C50C-407E-A947-70E740481C1C}">
                                  <a14:useLocalDpi xmlns:a14="http://schemas.microsoft.com/office/drawing/2010/main" val="0"/>
                                </a:ext>
                              </a:extLst>
                            </a:blip>
                            <a:srcRect l="4031" t="6666" r="17"/>
                            <a:stretch/>
                          </pic:blipFill>
                          <pic:spPr bwMode="auto">
                            <a:xfrm>
                              <a:off x="2846316" y="57564"/>
                              <a:ext cx="2794389" cy="80603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Grafik 12"/>
                            <pic:cNvPicPr>
                              <a:picLocks noChangeAspect="1"/>
                            </pic:cNvPicPr>
                          </pic:nvPicPr>
                          <pic:blipFill rotWithShape="1">
                            <a:blip r:embed="rId35" cstate="print">
                              <a:extLst>
                                <a:ext uri="{28A0092B-C50C-407E-A947-70E740481C1C}">
                                  <a14:useLocalDpi xmlns:a14="http://schemas.microsoft.com/office/drawing/2010/main" val="0"/>
                                </a:ext>
                              </a:extLst>
                            </a:blip>
                            <a:srcRect t="6666" r="2147"/>
                            <a:stretch/>
                          </pic:blipFill>
                          <pic:spPr bwMode="auto">
                            <a:xfrm>
                              <a:off x="0" y="57564"/>
                              <a:ext cx="2849629" cy="80603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2940F24" id="Gruppieren 15" o:spid="_x0000_s1026" style="width:444.15pt;height:63.45pt;mso-position-horizontal-relative:char;mso-position-vertical-relative:line" coordorigin=",575" coordsize="56407,806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OdRAmeZnwAAmZ8AABUAAABkcnMvbWVkaWEvaW1hZ2UyLmpwZWf/2P/g&#13;&#10;ABBKRklGAAEBAQBgAGAAAP/bAEMACAYGBwYFCAcHBwkJCAoMFA0MCwsMGRITDxQdGh8eHRocHCAk&#13;&#10;LicgIiwjHBwoNyksMDE0NDQfJzk9ODI8LjM0Mv/bAEMBCQkJDAsMGA0NGDIhHCEyMjIyMjIyMjIy&#13;&#10;MjIyMjIyMjIyMjIyMjIyMjIyMjIyMjIyMjIyMjIyMjIyMjIyMjIyMv/AABEIAO0DI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style="position:absolute;left:28463;top:575;width:27944;height:80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">
                    <v:imagedata r:id="rId36" o:title="" croptop="4369f" cropleft="2642f" cropright="11f"/>
                  </v:shape>
                  <v:shape id="Grafik 12" o:spid="_x0000_s1028" type="#_x0000_t75" style="position:absolute;top:575;width:28496;height:80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">
                    <v:imagedata r:id="rId37" o:title="" croptop="4369f" cropright="1407f"/>
                  </v:shape>
                  <w10:anchorlock/>
                </v:group>
              </w:pict>
            </mc:Fallback>
          </mc:AlternateContent>
        </w:r>
      </w:del>
    </w:p>
    <w:p w14:paraId="6AC3CFD7" w14:textId="2CC73185" w:rsidR="00B93BD9" w:rsidRPr="0013321E" w:rsidDel="003F7890" w:rsidRDefault="00B93BD9" w:rsidP="003F7890">
      <w:pPr>
        <w:rPr>
          <w:del w:id="221" w:author="Daniel Kirste" w:date="2020-12-21T21:33:00Z"/>
          <w:vertAlign w:val="subscript"/>
          <w:rPrChange w:id="222" w:author="Daniel Kirste" w:date="2020-12-21T21:26:00Z">
            <w:rPr>
              <w:del w:id="223" w:author="Daniel Kirste" w:date="2020-12-21T21:33:00Z"/>
            </w:rPr>
          </w:rPrChange>
        </w:rPr>
        <w:pPrChange w:id="224" w:author="Daniel Kirste" w:date="2020-12-21T21:32:00Z">
          <w:pPr>
            <w:pStyle w:val="Beschriftung"/>
          </w:pPr>
        </w:pPrChange>
      </w:pPr>
      <w:bookmarkStart w:id="225" w:name="_Ref59440148"/>
      <w:del w:id="226" w:author="Daniel Kirste" w:date="2020-12-21T21:32:00Z">
        <w:r w:rsidRPr="00567238" w:rsidDel="003F7890">
          <w:delText xml:space="preserve">Abbildung </w:delText>
        </w:r>
        <w:r w:rsidRPr="00E40F49" w:rsidDel="003F7890">
          <w:fldChar w:fldCharType="begin"/>
        </w:r>
        <w:r w:rsidRPr="00567238" w:rsidDel="003F7890">
          <w:delInstrText xml:space="preserve"> SEQ Abbildung \* ARABIC </w:delInstrText>
        </w:r>
        <w:r w:rsidRPr="00E40F49" w:rsidDel="003F7890">
          <w:fldChar w:fldCharType="separate"/>
        </w:r>
        <w:r w:rsidR="002570D0" w:rsidDel="003F7890">
          <w:rPr>
            <w:noProof/>
          </w:rPr>
          <w:delText>25</w:delText>
        </w:r>
        <w:r w:rsidRPr="00E40F49" w:rsidDel="003F7890">
          <w:fldChar w:fldCharType="end"/>
        </w:r>
        <w:bookmarkEnd w:id="225"/>
        <w:r w:rsidRPr="00567238" w:rsidDel="003F7890">
          <w:delText xml:space="preserve"> </w:delText>
        </w:r>
        <w:r w:rsidDel="003F7890">
          <w:delText>Random Forest Vorhersage</w:delText>
        </w:r>
      </w:del>
    </w:p>
    <w:p w14:paraId="0301B6D4" w14:textId="3B127A4F" w:rsidR="0058130C" w:rsidRDefault="0058130C" w:rsidP="003F7890">
      <w:pPr>
        <w:pPrChange w:id="227" w:author="Daniel Kirste" w:date="2020-12-21T21:33:00Z">
          <w:pPr/>
        </w:pPrChange>
      </w:pPr>
      <w:del w:id="228" w:author="Daniel Kirste" w:date="2020-12-21T21:33:00Z">
        <w:r w:rsidDel="003F7890">
          <w:delText xml:space="preserve">Um die Wahrscheinlichkeit der richtigen Vorhersage berücksichtigen zu können, wird diese vom Algorithmus zurückgegeben und </w:delText>
        </w:r>
        <w:r w:rsidR="005E08F6" w:rsidDel="003F7890">
          <w:delText>in der Variablen</w:delText>
        </w:r>
        <w:r w:rsidDel="003F7890">
          <w:delText xml:space="preserve"> „accuracy“ gespeichert. Hieraus wird anschließend die Fehlerwahrscheinlichkeit ausgerechnet und ausgegeben.</w:delText>
        </w:r>
      </w:del>
    </w:p>
    <w:p w14:paraId="2EF00C2C" w14:textId="75B73973" w:rsidR="0058130C" w:rsidRDefault="003F7890" w:rsidP="00BE3C15">
      <w:ins w:id="229" w:author="Daniel Kirste" w:date="2020-12-21T21:33:00Z">
        <w:r>
          <w:t xml:space="preserve">Durch den Vergleich der </w:t>
        </w:r>
        <w:proofErr w:type="spellStart"/>
        <w:r>
          <w:t>Prediction</w:t>
        </w:r>
        <w:proofErr w:type="spellEnd"/>
        <w:r>
          <w:t xml:space="preserve"> und dem korrekten Wert von </w:t>
        </w:r>
        <w:proofErr w:type="spellStart"/>
        <w:r>
          <w:t>Termd</w:t>
        </w:r>
        <w:proofErr w:type="spellEnd"/>
        <w:r>
          <w:t xml:space="preserve"> lässt sich eine Fehlerwa</w:t>
        </w:r>
      </w:ins>
      <w:ins w:id="230" w:author="Daniel Kirste" w:date="2020-12-21T21:34:00Z">
        <w:r>
          <w:t xml:space="preserve">hrscheinlichkeit von 10% ermitteln (siehe Abbildung 26). Der </w:t>
        </w:r>
        <w:proofErr w:type="spellStart"/>
        <w:r>
          <w:t>DecisionTree</w:t>
        </w:r>
        <w:proofErr w:type="spellEnd"/>
        <w:r>
          <w:t xml:space="preserve"> gibt somit zu 90% ein richtiges Ergebnis aus. In Anbetracht dessen, dass </w:t>
        </w:r>
      </w:ins>
      <w:ins w:id="231" w:author="Daniel Kirste" w:date="2020-12-21T21:35:00Z">
        <w:r>
          <w:t>es sich</w:t>
        </w:r>
      </w:ins>
      <w:ins w:id="232" w:author="Daniel Kirste" w:date="2020-12-21T21:36:00Z">
        <w:r>
          <w:t xml:space="preserve"> hierbei um menschliche Daten handelt und der </w:t>
        </w:r>
        <w:proofErr w:type="spellStart"/>
        <w:r>
          <w:t>Kündigungstatus</w:t>
        </w:r>
        <w:proofErr w:type="spellEnd"/>
        <w:r>
          <w:t xml:space="preserve"> von menschlichen Entscheidungen, entweder vom Mitarbeiter selbst oder dem Chef abhängt, </w:t>
        </w:r>
      </w:ins>
      <w:ins w:id="233" w:author="Daniel Kirste" w:date="2020-12-21T21:37:00Z">
        <w:r>
          <w:t>kann eine Trefferwahrscheinlichkeit von 90% als sehr gutes Ergebnis gewertet werden.</w:t>
        </w:r>
      </w:ins>
      <w:del w:id="234" w:author="Daniel Kirste" w:date="2020-12-21T21:34:00Z">
        <w:r w:rsidR="0058130C" w:rsidDel="003F7890">
          <w:delText>Mit einem Fehlerwahrscheinlichkeit von ca. 10 % gibt das trainierte Modell</w:delText>
        </w:r>
        <w:r w:rsidR="003A3753" w:rsidDel="003F7890">
          <w:delText xml:space="preserve"> für den vorliegenden Anwendungsfall</w:delText>
        </w:r>
        <w:r w:rsidR="0058130C" w:rsidDel="003F7890">
          <w:delText xml:space="preserve"> ein hinreichend aussagekräftiges Ergebni</w:delText>
        </w:r>
        <w:r w:rsidR="003A3753" w:rsidDel="003F7890">
          <w:delText>s.</w:delText>
        </w:r>
      </w:del>
    </w:p>
    <w:p w14:paraId="349E14DD" w14:textId="612EE6D7" w:rsidR="00317E82" w:rsidRDefault="00BE3C15" w:rsidP="00B233B0">
      <w:pPr>
        <w:jc w:val="center"/>
        <w:rPr>
          <w:lang w:val="en-US"/>
        </w:rPr>
      </w:pPr>
      <w:r w:rsidRPr="00BE3C15">
        <w:rPr>
          <w:noProof/>
          <w:lang w:val="en-US"/>
        </w:rPr>
        <w:lastRenderedPageBreak/>
        <w:drawing>
          <wp:inline distT="0" distB="0" distL="0" distR="0" wp14:anchorId="5F5AB5D2" wp14:editId="184207A9">
            <wp:extent cx="5406014" cy="680519"/>
            <wp:effectExtent l="0" t="0" r="4445"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749" cy="691060"/>
                    </a:xfrm>
                    <a:prstGeom prst="rect">
                      <a:avLst/>
                    </a:prstGeom>
                  </pic:spPr>
                </pic:pic>
              </a:graphicData>
            </a:graphic>
          </wp:inline>
        </w:drawing>
      </w:r>
    </w:p>
    <w:p w14:paraId="10474C32" w14:textId="5CEF4DEF" w:rsidR="00BE3C15" w:rsidRDefault="00BE3C15" w:rsidP="00BE3C15">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26</w:t>
      </w:r>
      <w:r w:rsidRPr="00E40F49">
        <w:fldChar w:fldCharType="end"/>
      </w:r>
      <w:r w:rsidRPr="00567238">
        <w:t xml:space="preserve"> </w:t>
      </w:r>
      <w:r>
        <w:t>Euklidische Distanz und Silhouette Clustering</w:t>
      </w:r>
    </w:p>
    <w:p w14:paraId="042CC736" w14:textId="1BBC8E55" w:rsidR="003376FD" w:rsidRPr="009367DC" w:rsidRDefault="003376FD" w:rsidP="003376FD">
      <w:pPr>
        <w:pStyle w:val="berschrift3"/>
      </w:pPr>
      <w:bookmarkStart w:id="235" w:name="_Toc59440177"/>
      <w:proofErr w:type="spellStart"/>
      <w:r w:rsidRPr="009367DC">
        <w:t>Deployment</w:t>
      </w:r>
      <w:bookmarkEnd w:id="235"/>
      <w:proofErr w:type="spellEnd"/>
    </w:p>
    <w:p w14:paraId="28B62804" w14:textId="16711BD2" w:rsidR="00140850" w:rsidRDefault="00EB73A6" w:rsidP="00EB73A6">
      <w:r>
        <w:t xml:space="preserve">Die </w:t>
      </w:r>
      <w:proofErr w:type="spellStart"/>
      <w:r>
        <w:t>Deployment</w:t>
      </w:r>
      <w:proofErr w:type="spellEnd"/>
      <w:r>
        <w:t>-Phase bildet in der Regel die Endphase eines Data Mining-Projektes. Hier werden die gewonnenen Erkenntnisse so geordnet und präsentiert, dass der Auftraggeber dieses Wissen nutzen kann. Dazu gehört eine eventuelle Implementierungsstrategie, die Überwachung der Gültigkeit der Modelle, ein zusammenfassender Bericht und eine Präsentation.</w:t>
      </w:r>
    </w:p>
    <w:p w14:paraId="1F5AD4A4" w14:textId="6A367827" w:rsidR="004B4A39" w:rsidRPr="009367DC" w:rsidRDefault="004B4A39" w:rsidP="00D02ABF">
      <w:r>
        <w:t xml:space="preserve">Für eine mögliche Implementierung wurde ein </w:t>
      </w:r>
      <w:proofErr w:type="spellStart"/>
      <w:r>
        <w:t>pyspark</w:t>
      </w:r>
      <w:proofErr w:type="spellEnd"/>
      <w:r>
        <w:t>-basierter Ansatz gewählt.</w:t>
      </w:r>
      <w:r w:rsidR="00663662">
        <w:t xml:space="preserve"> </w:t>
      </w:r>
      <w:r>
        <w:t>Den Abschluss dieser Projektarbeit stellt die Vollendung dieses Berichtes dar.</w:t>
      </w:r>
    </w:p>
    <w:sectPr w:rsidR="004B4A39" w:rsidRPr="009367DC" w:rsidSect="009779E2">
      <w:footerReference w:type="default" r:id="rId3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4D576" w14:textId="77777777" w:rsidR="00B2269D" w:rsidRDefault="00B2269D" w:rsidP="009779E2">
      <w:pPr>
        <w:spacing w:before="0" w:line="240" w:lineRule="auto"/>
      </w:pPr>
      <w:r>
        <w:separator/>
      </w:r>
    </w:p>
  </w:endnote>
  <w:endnote w:type="continuationSeparator" w:id="0">
    <w:p w14:paraId="3E925F7B" w14:textId="77777777" w:rsidR="00B2269D" w:rsidRDefault="00B2269D" w:rsidP="009779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9203137"/>
      <w:docPartObj>
        <w:docPartGallery w:val="Page Numbers (Bottom of Page)"/>
        <w:docPartUnique/>
      </w:docPartObj>
    </w:sdtPr>
    <w:sdtContent>
      <w:p w14:paraId="3336EFA7" w14:textId="28D7A084" w:rsidR="00FD74AA" w:rsidRDefault="00FD74AA">
        <w:pPr>
          <w:pStyle w:val="Fuzeile"/>
          <w:jc w:val="center"/>
        </w:pPr>
        <w:r>
          <w:fldChar w:fldCharType="begin"/>
        </w:r>
        <w:r>
          <w:instrText>PAGE   \* MERGEFORMAT</w:instrText>
        </w:r>
        <w:r>
          <w:fldChar w:fldCharType="separate"/>
        </w:r>
        <w:r>
          <w:t>2</w:t>
        </w:r>
        <w:r>
          <w:fldChar w:fldCharType="end"/>
        </w:r>
      </w:p>
    </w:sdtContent>
  </w:sdt>
  <w:p w14:paraId="7C265C6D" w14:textId="77777777" w:rsidR="00FD74AA" w:rsidRDefault="00FD74A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9879302"/>
      <w:docPartObj>
        <w:docPartGallery w:val="Page Numbers (Bottom of Page)"/>
        <w:docPartUnique/>
      </w:docPartObj>
    </w:sdtPr>
    <w:sdtContent>
      <w:p w14:paraId="0002E1EA" w14:textId="5776B85E" w:rsidR="00FD74AA" w:rsidRDefault="00FD74AA">
        <w:pPr>
          <w:pStyle w:val="Fuzeile"/>
          <w:jc w:val="center"/>
        </w:pPr>
      </w:p>
    </w:sdtContent>
  </w:sdt>
  <w:p w14:paraId="09A17BB8" w14:textId="77777777" w:rsidR="00FD74AA" w:rsidRDefault="00FD74A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1087041"/>
      <w:docPartObj>
        <w:docPartGallery w:val="Page Numbers (Bottom of Page)"/>
        <w:docPartUnique/>
      </w:docPartObj>
    </w:sdtPr>
    <w:sdtContent>
      <w:p w14:paraId="2B97D3D4" w14:textId="77777777" w:rsidR="00FD74AA" w:rsidRDefault="00FD74AA">
        <w:pPr>
          <w:pStyle w:val="Fuzeile"/>
          <w:jc w:val="center"/>
        </w:pPr>
        <w:r>
          <w:fldChar w:fldCharType="begin"/>
        </w:r>
        <w:r>
          <w:instrText>PAGE   \* MERGEFORMAT</w:instrText>
        </w:r>
        <w:r>
          <w:fldChar w:fldCharType="separate"/>
        </w:r>
        <w:r>
          <w:t>2</w:t>
        </w:r>
        <w:r>
          <w:fldChar w:fldCharType="end"/>
        </w:r>
      </w:p>
    </w:sdtContent>
  </w:sdt>
  <w:p w14:paraId="7AA64374" w14:textId="77777777" w:rsidR="00FD74AA" w:rsidRDefault="00FD74A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28FC3" w14:textId="77777777" w:rsidR="00B2269D" w:rsidRDefault="00B2269D" w:rsidP="009779E2">
      <w:pPr>
        <w:spacing w:before="0" w:line="240" w:lineRule="auto"/>
      </w:pPr>
      <w:r>
        <w:separator/>
      </w:r>
    </w:p>
  </w:footnote>
  <w:footnote w:type="continuationSeparator" w:id="0">
    <w:p w14:paraId="065E2B36" w14:textId="77777777" w:rsidR="00B2269D" w:rsidRDefault="00B2269D" w:rsidP="009779E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00A81" w14:textId="704A8B07" w:rsidR="00FD74AA" w:rsidRDefault="00FD74AA" w:rsidP="00C421D7">
    <w:pPr>
      <w:pStyle w:val="Kopfzeile"/>
      <w:jc w:val="right"/>
    </w:pPr>
    <w:r>
      <w:rPr>
        <w:noProof/>
      </w:rPr>
      <w:drawing>
        <wp:inline distT="0" distB="0" distL="0" distR="0" wp14:anchorId="76C4867F" wp14:editId="6C68B92F">
          <wp:extent cx="2247900" cy="762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BW_CAS_logo.png"/>
                  <pic:cNvPicPr/>
                </pic:nvPicPr>
                <pic:blipFill>
                  <a:blip r:embed="rId1">
                    <a:extLst>
                      <a:ext uri="{28A0092B-C50C-407E-A947-70E740481C1C}">
                        <a14:useLocalDpi xmlns:a14="http://schemas.microsoft.com/office/drawing/2010/main" val="0"/>
                      </a:ext>
                    </a:extLst>
                  </a:blip>
                  <a:stretch>
                    <a:fillRect/>
                  </a:stretch>
                </pic:blipFill>
                <pic:spPr>
                  <a:xfrm>
                    <a:off x="0" y="0"/>
                    <a:ext cx="2247900" cy="762000"/>
                  </a:xfrm>
                  <a:prstGeom prst="rect">
                    <a:avLst/>
                  </a:prstGeom>
                </pic:spPr>
              </pic:pic>
            </a:graphicData>
          </a:graphic>
        </wp:inline>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Kirste">
    <w15:presenceInfo w15:providerId="AD" w15:userId="S::daniel.kirste@bwedu.de::cd4e916e-45ae-4526-a1ae-1596e306a2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17"/>
    <w:rsid w:val="000060BE"/>
    <w:rsid w:val="00040719"/>
    <w:rsid w:val="00054D72"/>
    <w:rsid w:val="000B0727"/>
    <w:rsid w:val="000B1B9C"/>
    <w:rsid w:val="000B7860"/>
    <w:rsid w:val="000D0D08"/>
    <w:rsid w:val="000D2CE8"/>
    <w:rsid w:val="000E2656"/>
    <w:rsid w:val="000E2C61"/>
    <w:rsid w:val="000F3E2D"/>
    <w:rsid w:val="001042FE"/>
    <w:rsid w:val="0013321E"/>
    <w:rsid w:val="00140850"/>
    <w:rsid w:val="00143E59"/>
    <w:rsid w:val="00151DCC"/>
    <w:rsid w:val="00177C36"/>
    <w:rsid w:val="001B501E"/>
    <w:rsid w:val="001C033A"/>
    <w:rsid w:val="001E6765"/>
    <w:rsid w:val="002010B8"/>
    <w:rsid w:val="002158BA"/>
    <w:rsid w:val="002570D0"/>
    <w:rsid w:val="0026262B"/>
    <w:rsid w:val="00292EFA"/>
    <w:rsid w:val="002A1D8E"/>
    <w:rsid w:val="002A6414"/>
    <w:rsid w:val="002B7A49"/>
    <w:rsid w:val="002C1E79"/>
    <w:rsid w:val="002E2FC2"/>
    <w:rsid w:val="002E64EA"/>
    <w:rsid w:val="002F2644"/>
    <w:rsid w:val="00317E82"/>
    <w:rsid w:val="003376FD"/>
    <w:rsid w:val="00352310"/>
    <w:rsid w:val="00365522"/>
    <w:rsid w:val="003929DC"/>
    <w:rsid w:val="003A3753"/>
    <w:rsid w:val="003B6395"/>
    <w:rsid w:val="003C03FA"/>
    <w:rsid w:val="003C39FA"/>
    <w:rsid w:val="003F7890"/>
    <w:rsid w:val="00446518"/>
    <w:rsid w:val="00497D77"/>
    <w:rsid w:val="004B2D38"/>
    <w:rsid w:val="004B4A39"/>
    <w:rsid w:val="00516BA2"/>
    <w:rsid w:val="00524E3E"/>
    <w:rsid w:val="005260F7"/>
    <w:rsid w:val="00567238"/>
    <w:rsid w:val="0058130C"/>
    <w:rsid w:val="005D549B"/>
    <w:rsid w:val="005E08F6"/>
    <w:rsid w:val="005E40E9"/>
    <w:rsid w:val="006027B9"/>
    <w:rsid w:val="00602A6D"/>
    <w:rsid w:val="00606DEB"/>
    <w:rsid w:val="00625F78"/>
    <w:rsid w:val="00635AC0"/>
    <w:rsid w:val="006556B2"/>
    <w:rsid w:val="006621AF"/>
    <w:rsid w:val="00663662"/>
    <w:rsid w:val="006841AF"/>
    <w:rsid w:val="006C2E57"/>
    <w:rsid w:val="006D017E"/>
    <w:rsid w:val="006E0E2D"/>
    <w:rsid w:val="006F2F89"/>
    <w:rsid w:val="0070144E"/>
    <w:rsid w:val="007264C7"/>
    <w:rsid w:val="007439A9"/>
    <w:rsid w:val="00764D12"/>
    <w:rsid w:val="00777417"/>
    <w:rsid w:val="00781A22"/>
    <w:rsid w:val="00790A4A"/>
    <w:rsid w:val="007B5E60"/>
    <w:rsid w:val="007C4C5E"/>
    <w:rsid w:val="007D6E83"/>
    <w:rsid w:val="007F3C93"/>
    <w:rsid w:val="00810B21"/>
    <w:rsid w:val="0081580B"/>
    <w:rsid w:val="00835918"/>
    <w:rsid w:val="00836D8D"/>
    <w:rsid w:val="008414CC"/>
    <w:rsid w:val="008A27E2"/>
    <w:rsid w:val="008C176C"/>
    <w:rsid w:val="008D45F7"/>
    <w:rsid w:val="008D5817"/>
    <w:rsid w:val="008D5D36"/>
    <w:rsid w:val="008E2002"/>
    <w:rsid w:val="008F6120"/>
    <w:rsid w:val="0090606E"/>
    <w:rsid w:val="009142D9"/>
    <w:rsid w:val="009367DC"/>
    <w:rsid w:val="0095439E"/>
    <w:rsid w:val="009779E2"/>
    <w:rsid w:val="009B7E60"/>
    <w:rsid w:val="009C5924"/>
    <w:rsid w:val="009D5279"/>
    <w:rsid w:val="009E0478"/>
    <w:rsid w:val="009E7D1D"/>
    <w:rsid w:val="009F7165"/>
    <w:rsid w:val="00A04554"/>
    <w:rsid w:val="00A067AC"/>
    <w:rsid w:val="00A1186C"/>
    <w:rsid w:val="00A23FBA"/>
    <w:rsid w:val="00A47032"/>
    <w:rsid w:val="00A81B3F"/>
    <w:rsid w:val="00A974BE"/>
    <w:rsid w:val="00AC1041"/>
    <w:rsid w:val="00AF1D65"/>
    <w:rsid w:val="00B10935"/>
    <w:rsid w:val="00B2269D"/>
    <w:rsid w:val="00B233B0"/>
    <w:rsid w:val="00B32680"/>
    <w:rsid w:val="00B52DB6"/>
    <w:rsid w:val="00B93BD9"/>
    <w:rsid w:val="00BD374C"/>
    <w:rsid w:val="00BE3C15"/>
    <w:rsid w:val="00BF7005"/>
    <w:rsid w:val="00C22DE3"/>
    <w:rsid w:val="00C421D7"/>
    <w:rsid w:val="00C47E22"/>
    <w:rsid w:val="00C63A37"/>
    <w:rsid w:val="00C71942"/>
    <w:rsid w:val="00C81D52"/>
    <w:rsid w:val="00CA7794"/>
    <w:rsid w:val="00CC0B55"/>
    <w:rsid w:val="00CF31B2"/>
    <w:rsid w:val="00D02ABF"/>
    <w:rsid w:val="00D31897"/>
    <w:rsid w:val="00D33C4E"/>
    <w:rsid w:val="00D37264"/>
    <w:rsid w:val="00D72692"/>
    <w:rsid w:val="00D8045E"/>
    <w:rsid w:val="00D87055"/>
    <w:rsid w:val="00D87402"/>
    <w:rsid w:val="00DC455E"/>
    <w:rsid w:val="00DD40E5"/>
    <w:rsid w:val="00DD6449"/>
    <w:rsid w:val="00DE3577"/>
    <w:rsid w:val="00DF7E13"/>
    <w:rsid w:val="00E01A85"/>
    <w:rsid w:val="00E0510A"/>
    <w:rsid w:val="00E40F49"/>
    <w:rsid w:val="00E4306E"/>
    <w:rsid w:val="00E46E42"/>
    <w:rsid w:val="00E771AE"/>
    <w:rsid w:val="00E831C8"/>
    <w:rsid w:val="00EA5DCC"/>
    <w:rsid w:val="00EB4F8E"/>
    <w:rsid w:val="00EB73A6"/>
    <w:rsid w:val="00EC2D40"/>
    <w:rsid w:val="00F00369"/>
    <w:rsid w:val="00F03DD9"/>
    <w:rsid w:val="00F06538"/>
    <w:rsid w:val="00F3225E"/>
    <w:rsid w:val="00F35918"/>
    <w:rsid w:val="00F429C8"/>
    <w:rsid w:val="00F43DBD"/>
    <w:rsid w:val="00F517FE"/>
    <w:rsid w:val="00F93D5F"/>
    <w:rsid w:val="00FB4593"/>
    <w:rsid w:val="00FD74AA"/>
    <w:rsid w:val="00FF576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8657"/>
  <w15:chartTrackingRefBased/>
  <w15:docId w15:val="{D7981BE3-2C86-438F-B322-7D6FD2BF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6449"/>
    <w:pPr>
      <w:spacing w:before="60" w:after="0" w:line="288" w:lineRule="auto"/>
    </w:pPr>
  </w:style>
  <w:style w:type="paragraph" w:styleId="berschrift1">
    <w:name w:val="heading 1"/>
    <w:basedOn w:val="Standard"/>
    <w:next w:val="Standard"/>
    <w:link w:val="berschrift1Zchn"/>
    <w:uiPriority w:val="9"/>
    <w:qFormat/>
    <w:rsid w:val="009779E2"/>
    <w:pPr>
      <w:keepNext/>
      <w:keepLines/>
      <w:spacing w:before="240" w:after="120"/>
      <w:outlineLvl w:val="0"/>
    </w:pPr>
    <w:rPr>
      <w:rFonts w:asciiTheme="majorHAnsi" w:eastAsiaTheme="majorEastAsia" w:hAnsiTheme="majorHAnsi" w:cstheme="majorBidi"/>
      <w:color w:val="365F91" w:themeColor="accent1" w:themeShade="BF"/>
      <w:sz w:val="40"/>
      <w:szCs w:val="32"/>
    </w:rPr>
  </w:style>
  <w:style w:type="paragraph" w:styleId="berschrift2">
    <w:name w:val="heading 2"/>
    <w:basedOn w:val="Standard"/>
    <w:next w:val="Standard"/>
    <w:link w:val="berschrift2Zchn"/>
    <w:uiPriority w:val="9"/>
    <w:unhideWhenUsed/>
    <w:qFormat/>
    <w:rsid w:val="009779E2"/>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berschrift3">
    <w:name w:val="heading 3"/>
    <w:basedOn w:val="Standard"/>
    <w:next w:val="Standard"/>
    <w:link w:val="berschrift3Zchn"/>
    <w:uiPriority w:val="9"/>
    <w:unhideWhenUsed/>
    <w:qFormat/>
    <w:rsid w:val="00E4306E"/>
    <w:pPr>
      <w:keepNext/>
      <w:keepLines/>
      <w:spacing w:before="240" w:after="12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4306E"/>
    <w:pPr>
      <w:keepNext/>
      <w:keepLines/>
      <w:spacing w:before="20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23FB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SSNTabelle01">
    <w:name w:val="SSN_Tabelle01"/>
    <w:basedOn w:val="NormaleTabelle"/>
    <w:uiPriority w:val="99"/>
    <w:rsid w:val="000B0727"/>
    <w:pPr>
      <w:spacing w:beforeLines="40" w:before="40" w:afterLines="40" w:after="40" w:line="240" w:lineRule="auto"/>
      <w:ind w:left="45" w:right="45"/>
    </w:pPr>
    <w:rPr>
      <w:rFonts w:ascii="Arial" w:eastAsia="Times New Roman" w:hAnsi="Arial" w:cs="Times New Roman"/>
      <w:sz w:val="20"/>
      <w:szCs w:val="20"/>
      <w:lang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cPr>
      <w:shd w:val="clear" w:color="auto" w:fill="F2F2F2"/>
      <w:vAlign w:val="center"/>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shd w:val="clear" w:color="auto" w:fill="595959"/>
      </w:tcPr>
    </w:tblStylePr>
    <w:tblStylePr w:type="lastRow">
      <w:rPr>
        <w:rFonts w:ascii="Arial" w:hAnsi="Arial"/>
      </w:r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2">
    <w:name w:val="SSN_Tabelle02"/>
    <w:basedOn w:val="HelleSchattierung-Akzent3"/>
    <w:uiPriority w:val="99"/>
    <w:rsid w:val="000B0727"/>
    <w:rPr>
      <w:rFonts w:eastAsia="Times New Roman" w:cs="Times New Roman"/>
      <w:color w:val="000000" w:themeColor="text1"/>
      <w:sz w:val="20"/>
      <w:szCs w:val="20"/>
      <w:lang w:eastAsia="de-DE"/>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spacing w:before="0" w:after="0" w:line="240" w:lineRule="auto"/>
      </w:pPr>
      <w:rPr>
        <w:rFonts w:ascii="Arial" w:hAnsi="Arial"/>
        <w:b/>
        <w:bCs/>
        <w:color w:val="FFFFFF" w:themeColor="background1"/>
      </w:rPr>
      <w:tblPr/>
      <w:tcPr>
        <w:tcBorders>
          <w:top w:val="nil"/>
          <w:left w:val="nil"/>
          <w:bottom w:val="single" w:sz="8" w:space="0" w:color="FFFFFF" w:themeColor="background1"/>
          <w:right w:val="nil"/>
          <w:insideH w:val="nil"/>
          <w:insideV w:val="single" w:sz="8" w:space="0" w:color="FFFFFF" w:themeColor="background1"/>
        </w:tcBorders>
        <w:shd w:val="clear" w:color="auto" w:fill="595959"/>
      </w:tcPr>
    </w:tblStylePr>
    <w:tblStylePr w:type="lastRow">
      <w:pPr>
        <w:spacing w:before="0" w:after="0" w:line="240" w:lineRule="auto"/>
      </w:pPr>
      <w:rPr>
        <w:rFonts w:ascii="Arial" w:hAnsi="Arial"/>
        <w:b/>
        <w:bCs/>
      </w:rPr>
      <w:tblPr/>
      <w:tcPr>
        <w:tcBorders>
          <w:top w:val="single" w:sz="8" w:space="0" w:color="595959"/>
          <w:left w:val="nil"/>
          <w:bottom w:val="single" w:sz="8" w:space="0" w:color="5959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2E2E2"/>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cPr>
    </w:tblStylePr>
    <w:tblStylePr w:type="band2Horz">
      <w:tblPr/>
      <w:tcPr>
        <w:shd w:val="clear" w:color="auto" w:fill="E2E2E2"/>
      </w:tcPr>
    </w:tblStylePr>
  </w:style>
  <w:style w:type="table" w:styleId="HelleSchattierung-Akzent3">
    <w:name w:val="Light Shading Accent 3"/>
    <w:basedOn w:val="NormaleTabelle"/>
    <w:uiPriority w:val="60"/>
    <w:rsid w:val="006556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SNTabelle03blauerHeader">
    <w:name w:val="SSN_Tabelle03 blauer Header"/>
    <w:basedOn w:val="SSNTabelle01"/>
    <w:uiPriority w:val="99"/>
    <w:rsid w:val="008D45F7"/>
    <w:tblPr/>
    <w:tcPr>
      <w:shd w:val="clear" w:color="auto" w:fill="F2F2F2"/>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rPr>
        <w:rFonts w:ascii="Arial" w:hAnsi="Arial"/>
      </w:rPr>
      <w:tblPr/>
      <w:tcPr>
        <w:tcBorders>
          <w:bottom w:val="single" w:sz="12" w:space="0" w:color="FFF466"/>
        </w:tcBorders>
        <w:shd w:val="clear" w:color="auto" w:fill="F2F2F2"/>
      </w:tc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4">
    <w:name w:val="SSN_Tabelle04"/>
    <w:basedOn w:val="SSNTabelle02"/>
    <w:uiPriority w:val="99"/>
    <w:rsid w:val="0004071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ECF1F8"/>
    </w:tcPr>
    <w:tblStylePr w:type="firstRow">
      <w:pPr>
        <w:spacing w:before="0" w:after="0" w:line="240" w:lineRule="auto"/>
      </w:pPr>
      <w:rPr>
        <w:rFonts w:ascii="Arial" w:hAnsi="Arial"/>
        <w:b/>
        <w:bCs/>
        <w:color w:val="FFFFFF" w:themeColor="background1"/>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pPr>
        <w:spacing w:before="0" w:after="0" w:line="240" w:lineRule="auto"/>
      </w:pPr>
      <w:rPr>
        <w:rFonts w:ascii="Arial" w:hAnsi="Arial"/>
        <w:b/>
        <w:bCs/>
      </w:rPr>
      <w:tblPr/>
      <w:tcPr>
        <w:tcBorders>
          <w:top w:val="single" w:sz="8" w:space="0" w:color="FFF466"/>
          <w:left w:val="nil"/>
          <w:bottom w:val="single" w:sz="8" w:space="0" w:color="FFF466"/>
          <w:right w:val="nil"/>
          <w:insideH w:val="nil"/>
          <w:insideV w:val="nil"/>
        </w:tcBorders>
        <w:shd w:val="clear" w:color="auto" w:fill="ECF1F8"/>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CF1F8"/>
      </w:tcPr>
    </w:tblStylePr>
    <w:tblStylePr w:type="band1Horz">
      <w:tblPr/>
      <w:tcPr>
        <w:tcBorders>
          <w:top w:val="single" w:sz="8" w:space="0" w:color="FFFFFF" w:themeColor="background1"/>
          <w:left w:val="nil"/>
          <w:bottom w:val="single" w:sz="8" w:space="0" w:color="FFFFFF" w:themeColor="background1"/>
          <w:right w:val="nil"/>
          <w:insideH w:val="single" w:sz="4" w:space="0" w:color="FFFFFF" w:themeColor="background1"/>
          <w:insideV w:val="single" w:sz="4" w:space="0" w:color="FFFFFF" w:themeColor="background1"/>
        </w:tcBorders>
        <w:shd w:val="clear" w:color="auto" w:fill="F2F2F2"/>
      </w:tcPr>
    </w:tblStylePr>
    <w:tblStylePr w:type="band2Horz">
      <w:tblPr/>
      <w:tcPr>
        <w:tcBorders>
          <w:top w:val="nil"/>
          <w:left w:val="nil"/>
          <w:bottom w:val="nil"/>
          <w:right w:val="nil"/>
          <w:insideH w:val="single" w:sz="4" w:space="0" w:color="FFFFFF" w:themeColor="background1"/>
          <w:insideV w:val="single" w:sz="4" w:space="0" w:color="FFFFFF" w:themeColor="background1"/>
        </w:tcBorders>
        <w:shd w:val="clear" w:color="auto" w:fill="ECF1F8"/>
      </w:tcPr>
    </w:tblStylePr>
  </w:style>
  <w:style w:type="paragraph" w:customStyle="1" w:styleId="paragraph">
    <w:name w:val="paragraph"/>
    <w:basedOn w:val="Standard"/>
    <w:rsid w:val="008D58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8D5817"/>
  </w:style>
  <w:style w:type="character" w:customStyle="1" w:styleId="eop">
    <w:name w:val="eop"/>
    <w:basedOn w:val="Absatz-Standardschriftart"/>
    <w:rsid w:val="008D5817"/>
  </w:style>
  <w:style w:type="character" w:customStyle="1" w:styleId="berschrift1Zchn">
    <w:name w:val="Überschrift 1 Zchn"/>
    <w:basedOn w:val="Absatz-Standardschriftart"/>
    <w:link w:val="berschrift1"/>
    <w:uiPriority w:val="9"/>
    <w:rsid w:val="009779E2"/>
    <w:rPr>
      <w:rFonts w:asciiTheme="majorHAnsi" w:eastAsiaTheme="majorEastAsia" w:hAnsiTheme="majorHAnsi" w:cstheme="majorBidi"/>
      <w:color w:val="365F91" w:themeColor="accent1" w:themeShade="BF"/>
      <w:sz w:val="40"/>
      <w:szCs w:val="32"/>
    </w:rPr>
  </w:style>
  <w:style w:type="character" w:customStyle="1" w:styleId="berschrift2Zchn">
    <w:name w:val="Überschrift 2 Zchn"/>
    <w:basedOn w:val="Absatz-Standardschriftart"/>
    <w:link w:val="berschrift2"/>
    <w:uiPriority w:val="9"/>
    <w:rsid w:val="009779E2"/>
    <w:rPr>
      <w:rFonts w:asciiTheme="majorHAnsi" w:eastAsiaTheme="majorEastAsia" w:hAnsiTheme="majorHAnsi" w:cstheme="majorBidi"/>
      <w:color w:val="365F91" w:themeColor="accent1" w:themeShade="BF"/>
      <w:sz w:val="28"/>
      <w:szCs w:val="26"/>
    </w:rPr>
  </w:style>
  <w:style w:type="character" w:styleId="Hyperlink">
    <w:name w:val="Hyperlink"/>
    <w:basedOn w:val="Absatz-Standardschriftart"/>
    <w:uiPriority w:val="99"/>
    <w:unhideWhenUsed/>
    <w:rsid w:val="00352310"/>
    <w:rPr>
      <w:color w:val="0000FF" w:themeColor="hyperlink"/>
      <w:u w:val="single"/>
    </w:rPr>
  </w:style>
  <w:style w:type="paragraph" w:styleId="Titel">
    <w:name w:val="Title"/>
    <w:basedOn w:val="Standard"/>
    <w:next w:val="Standard"/>
    <w:link w:val="TitelZchn"/>
    <w:uiPriority w:val="10"/>
    <w:qFormat/>
    <w:rsid w:val="00C421D7"/>
    <w:pPr>
      <w:spacing w:before="960" w:line="360" w:lineRule="auto"/>
      <w:contextualSpacing/>
      <w:jc w:val="center"/>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C421D7"/>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DD6449"/>
    <w:pPr>
      <w:numPr>
        <w:ilvl w:val="1"/>
      </w:numPr>
      <w:spacing w:after="160"/>
      <w:jc w:val="cente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D6449"/>
    <w:rPr>
      <w:rFonts w:eastAsiaTheme="minorEastAsia"/>
      <w:color w:val="5A5A5A" w:themeColor="text1" w:themeTint="A5"/>
      <w:spacing w:val="15"/>
    </w:rPr>
  </w:style>
  <w:style w:type="character" w:customStyle="1" w:styleId="berschrift3Zchn">
    <w:name w:val="Überschrift 3 Zchn"/>
    <w:basedOn w:val="Absatz-Standardschriftart"/>
    <w:link w:val="berschrift3"/>
    <w:uiPriority w:val="9"/>
    <w:rsid w:val="00E4306E"/>
    <w:rPr>
      <w:rFonts w:asciiTheme="majorHAnsi" w:eastAsiaTheme="majorEastAsia" w:hAnsiTheme="majorHAnsi" w:cstheme="majorBidi"/>
      <w:color w:val="243F60" w:themeColor="accent1" w:themeShade="7F"/>
      <w:sz w:val="24"/>
      <w:szCs w:val="24"/>
    </w:rPr>
  </w:style>
  <w:style w:type="character" w:styleId="NichtaufgelsteErwhnung">
    <w:name w:val="Unresolved Mention"/>
    <w:basedOn w:val="Absatz-Standardschriftart"/>
    <w:uiPriority w:val="99"/>
    <w:semiHidden/>
    <w:unhideWhenUsed/>
    <w:rsid w:val="000E2C61"/>
    <w:rPr>
      <w:color w:val="605E5C"/>
      <w:shd w:val="clear" w:color="auto" w:fill="E1DFDD"/>
    </w:rPr>
  </w:style>
  <w:style w:type="paragraph" w:styleId="Beschriftung">
    <w:name w:val="caption"/>
    <w:basedOn w:val="Standard"/>
    <w:next w:val="Standard"/>
    <w:uiPriority w:val="35"/>
    <w:unhideWhenUsed/>
    <w:qFormat/>
    <w:rsid w:val="009779E2"/>
    <w:pPr>
      <w:spacing w:before="0" w:after="120" w:line="240" w:lineRule="auto"/>
      <w:jc w:val="center"/>
    </w:pPr>
    <w:rPr>
      <w:i/>
      <w:iCs/>
      <w:color w:val="1F497D" w:themeColor="text2"/>
      <w:sz w:val="18"/>
      <w:szCs w:val="18"/>
    </w:rPr>
  </w:style>
  <w:style w:type="character" w:customStyle="1" w:styleId="berschrift4Zchn">
    <w:name w:val="Überschrift 4 Zchn"/>
    <w:basedOn w:val="Absatz-Standardschriftart"/>
    <w:link w:val="berschrift4"/>
    <w:uiPriority w:val="9"/>
    <w:rsid w:val="00E4306E"/>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23FBA"/>
    <w:rPr>
      <w:rFonts w:asciiTheme="majorHAnsi" w:eastAsiaTheme="majorEastAsia" w:hAnsiTheme="majorHAnsi" w:cstheme="majorBidi"/>
      <w:color w:val="365F91" w:themeColor="accent1" w:themeShade="BF"/>
    </w:rPr>
  </w:style>
  <w:style w:type="table" w:styleId="TabellemithellemGitternetz">
    <w:name w:val="Grid Table Light"/>
    <w:basedOn w:val="NormaleTabelle"/>
    <w:uiPriority w:val="40"/>
    <w:rsid w:val="00FF57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143E59"/>
    <w:pPr>
      <w:spacing w:after="240" w:line="259" w:lineRule="auto"/>
      <w:outlineLvl w:val="9"/>
    </w:pPr>
    <w:rPr>
      <w:sz w:val="44"/>
      <w:lang w:eastAsia="de-DE"/>
    </w:rPr>
  </w:style>
  <w:style w:type="paragraph" w:styleId="Verzeichnis1">
    <w:name w:val="toc 1"/>
    <w:basedOn w:val="Standard"/>
    <w:next w:val="Standard"/>
    <w:autoRedefine/>
    <w:uiPriority w:val="39"/>
    <w:unhideWhenUsed/>
    <w:rsid w:val="00DD6449"/>
    <w:pPr>
      <w:spacing w:after="100" w:line="360" w:lineRule="auto"/>
    </w:pPr>
  </w:style>
  <w:style w:type="paragraph" w:styleId="Verzeichnis2">
    <w:name w:val="toc 2"/>
    <w:basedOn w:val="Standard"/>
    <w:next w:val="Standard"/>
    <w:autoRedefine/>
    <w:uiPriority w:val="39"/>
    <w:unhideWhenUsed/>
    <w:rsid w:val="00DD6449"/>
    <w:pPr>
      <w:spacing w:after="100" w:line="360" w:lineRule="auto"/>
      <w:ind w:left="221"/>
    </w:pPr>
  </w:style>
  <w:style w:type="paragraph" w:styleId="Verzeichnis3">
    <w:name w:val="toc 3"/>
    <w:basedOn w:val="Standard"/>
    <w:next w:val="Standard"/>
    <w:autoRedefine/>
    <w:uiPriority w:val="39"/>
    <w:unhideWhenUsed/>
    <w:rsid w:val="00DD6449"/>
    <w:pPr>
      <w:spacing w:after="100" w:line="360" w:lineRule="auto"/>
      <w:ind w:left="567"/>
    </w:pPr>
  </w:style>
  <w:style w:type="paragraph" w:styleId="Verzeichnis4">
    <w:name w:val="toc 4"/>
    <w:basedOn w:val="Standard"/>
    <w:next w:val="Standard"/>
    <w:autoRedefine/>
    <w:uiPriority w:val="39"/>
    <w:unhideWhenUsed/>
    <w:rsid w:val="007C4C5E"/>
    <w:pPr>
      <w:spacing w:after="100"/>
      <w:ind w:left="851"/>
    </w:pPr>
  </w:style>
  <w:style w:type="paragraph" w:styleId="Verzeichnis5">
    <w:name w:val="toc 5"/>
    <w:basedOn w:val="Standard"/>
    <w:next w:val="Standard"/>
    <w:autoRedefine/>
    <w:uiPriority w:val="39"/>
    <w:unhideWhenUsed/>
    <w:rsid w:val="007C4C5E"/>
    <w:pPr>
      <w:spacing w:after="100"/>
      <w:ind w:left="1134"/>
    </w:pPr>
  </w:style>
  <w:style w:type="table" w:styleId="Listentabelle1hell">
    <w:name w:val="List Table 1 Light"/>
    <w:basedOn w:val="NormaleTabelle"/>
    <w:uiPriority w:val="46"/>
    <w:rsid w:val="00DD644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D6449"/>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Kopfzeile">
    <w:name w:val="header"/>
    <w:basedOn w:val="Standard"/>
    <w:link w:val="KopfzeileZchn"/>
    <w:uiPriority w:val="99"/>
    <w:unhideWhenUsed/>
    <w:rsid w:val="009779E2"/>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9779E2"/>
  </w:style>
  <w:style w:type="paragraph" w:styleId="Fuzeile">
    <w:name w:val="footer"/>
    <w:basedOn w:val="Standard"/>
    <w:link w:val="FuzeileZchn"/>
    <w:uiPriority w:val="99"/>
    <w:unhideWhenUsed/>
    <w:rsid w:val="009779E2"/>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9779E2"/>
  </w:style>
  <w:style w:type="paragraph" w:styleId="Sprechblasentext">
    <w:name w:val="Balloon Text"/>
    <w:basedOn w:val="Standard"/>
    <w:link w:val="SprechblasentextZchn"/>
    <w:uiPriority w:val="99"/>
    <w:semiHidden/>
    <w:unhideWhenUsed/>
    <w:rsid w:val="00B52DB6"/>
    <w:pPr>
      <w:spacing w:before="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52DB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41594">
      <w:bodyDiv w:val="1"/>
      <w:marLeft w:val="0"/>
      <w:marRight w:val="0"/>
      <w:marTop w:val="0"/>
      <w:marBottom w:val="0"/>
      <w:divBdr>
        <w:top w:val="none" w:sz="0" w:space="0" w:color="auto"/>
        <w:left w:val="none" w:sz="0" w:space="0" w:color="auto"/>
        <w:bottom w:val="none" w:sz="0" w:space="0" w:color="auto"/>
        <w:right w:val="none" w:sz="0" w:space="0" w:color="auto"/>
      </w:divBdr>
      <w:divsChild>
        <w:div w:id="180820428">
          <w:marLeft w:val="0"/>
          <w:marRight w:val="0"/>
          <w:marTop w:val="0"/>
          <w:marBottom w:val="0"/>
          <w:divBdr>
            <w:top w:val="none" w:sz="0" w:space="0" w:color="auto"/>
            <w:left w:val="none" w:sz="0" w:space="0" w:color="auto"/>
            <w:bottom w:val="none" w:sz="0" w:space="0" w:color="auto"/>
            <w:right w:val="none" w:sz="0" w:space="0" w:color="auto"/>
          </w:divBdr>
        </w:div>
        <w:div w:id="705907548">
          <w:marLeft w:val="0"/>
          <w:marRight w:val="0"/>
          <w:marTop w:val="0"/>
          <w:marBottom w:val="0"/>
          <w:divBdr>
            <w:top w:val="none" w:sz="0" w:space="0" w:color="auto"/>
            <w:left w:val="none" w:sz="0" w:space="0" w:color="auto"/>
            <w:bottom w:val="none" w:sz="0" w:space="0" w:color="auto"/>
            <w:right w:val="none" w:sz="0" w:space="0" w:color="auto"/>
          </w:divBdr>
        </w:div>
        <w:div w:id="522326620">
          <w:marLeft w:val="0"/>
          <w:marRight w:val="0"/>
          <w:marTop w:val="0"/>
          <w:marBottom w:val="0"/>
          <w:divBdr>
            <w:top w:val="none" w:sz="0" w:space="0" w:color="auto"/>
            <w:left w:val="none" w:sz="0" w:space="0" w:color="auto"/>
            <w:bottom w:val="none" w:sz="0" w:space="0" w:color="auto"/>
            <w:right w:val="none" w:sz="0" w:space="0" w:color="auto"/>
          </w:divBdr>
        </w:div>
        <w:div w:id="1490361267">
          <w:marLeft w:val="0"/>
          <w:marRight w:val="0"/>
          <w:marTop w:val="0"/>
          <w:marBottom w:val="0"/>
          <w:divBdr>
            <w:top w:val="none" w:sz="0" w:space="0" w:color="auto"/>
            <w:left w:val="none" w:sz="0" w:space="0" w:color="auto"/>
            <w:bottom w:val="none" w:sz="0" w:space="0" w:color="auto"/>
            <w:right w:val="none" w:sz="0" w:space="0" w:color="auto"/>
          </w:divBdr>
        </w:div>
        <w:div w:id="741634025">
          <w:marLeft w:val="0"/>
          <w:marRight w:val="0"/>
          <w:marTop w:val="0"/>
          <w:marBottom w:val="0"/>
          <w:divBdr>
            <w:top w:val="none" w:sz="0" w:space="0" w:color="auto"/>
            <w:left w:val="none" w:sz="0" w:space="0" w:color="auto"/>
            <w:bottom w:val="none" w:sz="0" w:space="0" w:color="auto"/>
            <w:right w:val="none" w:sz="0" w:space="0" w:color="auto"/>
          </w:divBdr>
        </w:div>
        <w:div w:id="1670868949">
          <w:marLeft w:val="0"/>
          <w:marRight w:val="0"/>
          <w:marTop w:val="0"/>
          <w:marBottom w:val="0"/>
          <w:divBdr>
            <w:top w:val="none" w:sz="0" w:space="0" w:color="auto"/>
            <w:left w:val="none" w:sz="0" w:space="0" w:color="auto"/>
            <w:bottom w:val="none" w:sz="0" w:space="0" w:color="auto"/>
            <w:right w:val="none" w:sz="0" w:space="0" w:color="auto"/>
          </w:divBdr>
        </w:div>
        <w:div w:id="2028747486">
          <w:marLeft w:val="0"/>
          <w:marRight w:val="0"/>
          <w:marTop w:val="0"/>
          <w:marBottom w:val="0"/>
          <w:divBdr>
            <w:top w:val="none" w:sz="0" w:space="0" w:color="auto"/>
            <w:left w:val="none" w:sz="0" w:space="0" w:color="auto"/>
            <w:bottom w:val="none" w:sz="0" w:space="0" w:color="auto"/>
            <w:right w:val="none" w:sz="0" w:space="0" w:color="auto"/>
          </w:divBdr>
        </w:div>
        <w:div w:id="1663194470">
          <w:marLeft w:val="0"/>
          <w:marRight w:val="0"/>
          <w:marTop w:val="0"/>
          <w:marBottom w:val="0"/>
          <w:divBdr>
            <w:top w:val="none" w:sz="0" w:space="0" w:color="auto"/>
            <w:left w:val="none" w:sz="0" w:space="0" w:color="auto"/>
            <w:bottom w:val="none" w:sz="0" w:space="0" w:color="auto"/>
            <w:right w:val="none" w:sz="0" w:space="0" w:color="auto"/>
          </w:divBdr>
        </w:div>
        <w:div w:id="1426416101">
          <w:marLeft w:val="0"/>
          <w:marRight w:val="0"/>
          <w:marTop w:val="0"/>
          <w:marBottom w:val="0"/>
          <w:divBdr>
            <w:top w:val="none" w:sz="0" w:space="0" w:color="auto"/>
            <w:left w:val="none" w:sz="0" w:space="0" w:color="auto"/>
            <w:bottom w:val="none" w:sz="0" w:space="0" w:color="auto"/>
            <w:right w:val="none" w:sz="0" w:space="0" w:color="auto"/>
          </w:divBdr>
        </w:div>
        <w:div w:id="979578677">
          <w:marLeft w:val="0"/>
          <w:marRight w:val="0"/>
          <w:marTop w:val="0"/>
          <w:marBottom w:val="0"/>
          <w:divBdr>
            <w:top w:val="none" w:sz="0" w:space="0" w:color="auto"/>
            <w:left w:val="none" w:sz="0" w:space="0" w:color="auto"/>
            <w:bottom w:val="none" w:sz="0" w:space="0" w:color="auto"/>
            <w:right w:val="none" w:sz="0" w:space="0" w:color="auto"/>
          </w:divBdr>
        </w:div>
        <w:div w:id="673993758">
          <w:marLeft w:val="0"/>
          <w:marRight w:val="0"/>
          <w:marTop w:val="0"/>
          <w:marBottom w:val="0"/>
          <w:divBdr>
            <w:top w:val="none" w:sz="0" w:space="0" w:color="auto"/>
            <w:left w:val="none" w:sz="0" w:space="0" w:color="auto"/>
            <w:bottom w:val="none" w:sz="0" w:space="0" w:color="auto"/>
            <w:right w:val="none" w:sz="0" w:space="0" w:color="auto"/>
          </w:divBdr>
        </w:div>
        <w:div w:id="647249037">
          <w:marLeft w:val="0"/>
          <w:marRight w:val="0"/>
          <w:marTop w:val="0"/>
          <w:marBottom w:val="0"/>
          <w:divBdr>
            <w:top w:val="none" w:sz="0" w:space="0" w:color="auto"/>
            <w:left w:val="none" w:sz="0" w:space="0" w:color="auto"/>
            <w:bottom w:val="none" w:sz="0" w:space="0" w:color="auto"/>
            <w:right w:val="none" w:sz="0" w:space="0" w:color="auto"/>
          </w:divBdr>
        </w:div>
        <w:div w:id="2087722001">
          <w:marLeft w:val="0"/>
          <w:marRight w:val="0"/>
          <w:marTop w:val="0"/>
          <w:marBottom w:val="0"/>
          <w:divBdr>
            <w:top w:val="none" w:sz="0" w:space="0" w:color="auto"/>
            <w:left w:val="none" w:sz="0" w:space="0" w:color="auto"/>
            <w:bottom w:val="none" w:sz="0" w:space="0" w:color="auto"/>
            <w:right w:val="none" w:sz="0" w:space="0" w:color="auto"/>
          </w:divBdr>
        </w:div>
        <w:div w:id="1160930478">
          <w:marLeft w:val="0"/>
          <w:marRight w:val="0"/>
          <w:marTop w:val="0"/>
          <w:marBottom w:val="0"/>
          <w:divBdr>
            <w:top w:val="none" w:sz="0" w:space="0" w:color="auto"/>
            <w:left w:val="none" w:sz="0" w:space="0" w:color="auto"/>
            <w:bottom w:val="none" w:sz="0" w:space="0" w:color="auto"/>
            <w:right w:val="none" w:sz="0" w:space="0" w:color="auto"/>
          </w:divBdr>
        </w:div>
        <w:div w:id="525487260">
          <w:marLeft w:val="0"/>
          <w:marRight w:val="0"/>
          <w:marTop w:val="0"/>
          <w:marBottom w:val="0"/>
          <w:divBdr>
            <w:top w:val="none" w:sz="0" w:space="0" w:color="auto"/>
            <w:left w:val="none" w:sz="0" w:space="0" w:color="auto"/>
            <w:bottom w:val="none" w:sz="0" w:space="0" w:color="auto"/>
            <w:right w:val="none" w:sz="0" w:space="0" w:color="auto"/>
          </w:divBdr>
        </w:div>
        <w:div w:id="416875454">
          <w:marLeft w:val="0"/>
          <w:marRight w:val="0"/>
          <w:marTop w:val="0"/>
          <w:marBottom w:val="0"/>
          <w:divBdr>
            <w:top w:val="none" w:sz="0" w:space="0" w:color="auto"/>
            <w:left w:val="none" w:sz="0" w:space="0" w:color="auto"/>
            <w:bottom w:val="none" w:sz="0" w:space="0" w:color="auto"/>
            <w:right w:val="none" w:sz="0" w:space="0" w:color="auto"/>
          </w:divBdr>
        </w:div>
        <w:div w:id="113183447">
          <w:marLeft w:val="0"/>
          <w:marRight w:val="0"/>
          <w:marTop w:val="0"/>
          <w:marBottom w:val="0"/>
          <w:divBdr>
            <w:top w:val="none" w:sz="0" w:space="0" w:color="auto"/>
            <w:left w:val="none" w:sz="0" w:space="0" w:color="auto"/>
            <w:bottom w:val="none" w:sz="0" w:space="0" w:color="auto"/>
            <w:right w:val="none" w:sz="0" w:space="0" w:color="auto"/>
          </w:divBdr>
        </w:div>
        <w:div w:id="2011521458">
          <w:marLeft w:val="0"/>
          <w:marRight w:val="0"/>
          <w:marTop w:val="0"/>
          <w:marBottom w:val="0"/>
          <w:divBdr>
            <w:top w:val="none" w:sz="0" w:space="0" w:color="auto"/>
            <w:left w:val="none" w:sz="0" w:space="0" w:color="auto"/>
            <w:bottom w:val="none" w:sz="0" w:space="0" w:color="auto"/>
            <w:right w:val="none" w:sz="0" w:space="0" w:color="auto"/>
          </w:divBdr>
        </w:div>
        <w:div w:id="117915560">
          <w:marLeft w:val="0"/>
          <w:marRight w:val="0"/>
          <w:marTop w:val="0"/>
          <w:marBottom w:val="0"/>
          <w:divBdr>
            <w:top w:val="none" w:sz="0" w:space="0" w:color="auto"/>
            <w:left w:val="none" w:sz="0" w:space="0" w:color="auto"/>
            <w:bottom w:val="none" w:sz="0" w:space="0" w:color="auto"/>
            <w:right w:val="none" w:sz="0" w:space="0" w:color="auto"/>
          </w:divBdr>
        </w:div>
        <w:div w:id="552885641">
          <w:marLeft w:val="0"/>
          <w:marRight w:val="0"/>
          <w:marTop w:val="0"/>
          <w:marBottom w:val="0"/>
          <w:divBdr>
            <w:top w:val="none" w:sz="0" w:space="0" w:color="auto"/>
            <w:left w:val="none" w:sz="0" w:space="0" w:color="auto"/>
            <w:bottom w:val="none" w:sz="0" w:space="0" w:color="auto"/>
            <w:right w:val="none" w:sz="0" w:space="0" w:color="auto"/>
          </w:divBdr>
        </w:div>
        <w:div w:id="25639273">
          <w:marLeft w:val="0"/>
          <w:marRight w:val="0"/>
          <w:marTop w:val="0"/>
          <w:marBottom w:val="0"/>
          <w:divBdr>
            <w:top w:val="none" w:sz="0" w:space="0" w:color="auto"/>
            <w:left w:val="none" w:sz="0" w:space="0" w:color="auto"/>
            <w:bottom w:val="none" w:sz="0" w:space="0" w:color="auto"/>
            <w:right w:val="none" w:sz="0" w:space="0" w:color="auto"/>
          </w:divBdr>
        </w:div>
        <w:div w:id="187062605">
          <w:marLeft w:val="0"/>
          <w:marRight w:val="0"/>
          <w:marTop w:val="0"/>
          <w:marBottom w:val="0"/>
          <w:divBdr>
            <w:top w:val="none" w:sz="0" w:space="0" w:color="auto"/>
            <w:left w:val="none" w:sz="0" w:space="0" w:color="auto"/>
            <w:bottom w:val="none" w:sz="0" w:space="0" w:color="auto"/>
            <w:right w:val="none" w:sz="0" w:space="0" w:color="auto"/>
          </w:divBdr>
        </w:div>
        <w:div w:id="137498270">
          <w:marLeft w:val="0"/>
          <w:marRight w:val="0"/>
          <w:marTop w:val="0"/>
          <w:marBottom w:val="0"/>
          <w:divBdr>
            <w:top w:val="none" w:sz="0" w:space="0" w:color="auto"/>
            <w:left w:val="none" w:sz="0" w:space="0" w:color="auto"/>
            <w:bottom w:val="none" w:sz="0" w:space="0" w:color="auto"/>
            <w:right w:val="none" w:sz="0" w:space="0" w:color="auto"/>
          </w:divBdr>
        </w:div>
        <w:div w:id="1567758062">
          <w:marLeft w:val="0"/>
          <w:marRight w:val="0"/>
          <w:marTop w:val="0"/>
          <w:marBottom w:val="0"/>
          <w:divBdr>
            <w:top w:val="none" w:sz="0" w:space="0" w:color="auto"/>
            <w:left w:val="none" w:sz="0" w:space="0" w:color="auto"/>
            <w:bottom w:val="none" w:sz="0" w:space="0" w:color="auto"/>
            <w:right w:val="none" w:sz="0" w:space="0" w:color="auto"/>
          </w:divBdr>
        </w:div>
        <w:div w:id="806361431">
          <w:marLeft w:val="0"/>
          <w:marRight w:val="0"/>
          <w:marTop w:val="0"/>
          <w:marBottom w:val="0"/>
          <w:divBdr>
            <w:top w:val="none" w:sz="0" w:space="0" w:color="auto"/>
            <w:left w:val="none" w:sz="0" w:space="0" w:color="auto"/>
            <w:bottom w:val="none" w:sz="0" w:space="0" w:color="auto"/>
            <w:right w:val="none" w:sz="0" w:space="0" w:color="auto"/>
          </w:divBdr>
        </w:div>
        <w:div w:id="901327219">
          <w:marLeft w:val="0"/>
          <w:marRight w:val="0"/>
          <w:marTop w:val="0"/>
          <w:marBottom w:val="0"/>
          <w:divBdr>
            <w:top w:val="none" w:sz="0" w:space="0" w:color="auto"/>
            <w:left w:val="none" w:sz="0" w:space="0" w:color="auto"/>
            <w:bottom w:val="none" w:sz="0" w:space="0" w:color="auto"/>
            <w:right w:val="none" w:sz="0" w:space="0" w:color="auto"/>
          </w:divBdr>
        </w:div>
        <w:div w:id="943658978">
          <w:marLeft w:val="0"/>
          <w:marRight w:val="0"/>
          <w:marTop w:val="0"/>
          <w:marBottom w:val="0"/>
          <w:divBdr>
            <w:top w:val="none" w:sz="0" w:space="0" w:color="auto"/>
            <w:left w:val="none" w:sz="0" w:space="0" w:color="auto"/>
            <w:bottom w:val="none" w:sz="0" w:space="0" w:color="auto"/>
            <w:right w:val="none" w:sz="0" w:space="0" w:color="auto"/>
          </w:divBdr>
        </w:div>
        <w:div w:id="1340044123">
          <w:marLeft w:val="0"/>
          <w:marRight w:val="0"/>
          <w:marTop w:val="0"/>
          <w:marBottom w:val="0"/>
          <w:divBdr>
            <w:top w:val="none" w:sz="0" w:space="0" w:color="auto"/>
            <w:left w:val="none" w:sz="0" w:space="0" w:color="auto"/>
            <w:bottom w:val="none" w:sz="0" w:space="0" w:color="auto"/>
            <w:right w:val="none" w:sz="0" w:space="0" w:color="auto"/>
          </w:divBdr>
        </w:div>
        <w:div w:id="282660563">
          <w:marLeft w:val="0"/>
          <w:marRight w:val="0"/>
          <w:marTop w:val="0"/>
          <w:marBottom w:val="0"/>
          <w:divBdr>
            <w:top w:val="none" w:sz="0" w:space="0" w:color="auto"/>
            <w:left w:val="none" w:sz="0" w:space="0" w:color="auto"/>
            <w:bottom w:val="none" w:sz="0" w:space="0" w:color="auto"/>
            <w:right w:val="none" w:sz="0" w:space="0" w:color="auto"/>
          </w:divBdr>
        </w:div>
        <w:div w:id="1324167214">
          <w:marLeft w:val="0"/>
          <w:marRight w:val="0"/>
          <w:marTop w:val="0"/>
          <w:marBottom w:val="0"/>
          <w:divBdr>
            <w:top w:val="none" w:sz="0" w:space="0" w:color="auto"/>
            <w:left w:val="none" w:sz="0" w:space="0" w:color="auto"/>
            <w:bottom w:val="none" w:sz="0" w:space="0" w:color="auto"/>
            <w:right w:val="none" w:sz="0" w:space="0" w:color="auto"/>
          </w:divBdr>
        </w:div>
        <w:div w:id="1588690087">
          <w:marLeft w:val="0"/>
          <w:marRight w:val="0"/>
          <w:marTop w:val="0"/>
          <w:marBottom w:val="0"/>
          <w:divBdr>
            <w:top w:val="none" w:sz="0" w:space="0" w:color="auto"/>
            <w:left w:val="none" w:sz="0" w:space="0" w:color="auto"/>
            <w:bottom w:val="none" w:sz="0" w:space="0" w:color="auto"/>
            <w:right w:val="none" w:sz="0" w:space="0" w:color="auto"/>
          </w:divBdr>
        </w:div>
        <w:div w:id="1210609734">
          <w:marLeft w:val="0"/>
          <w:marRight w:val="0"/>
          <w:marTop w:val="0"/>
          <w:marBottom w:val="0"/>
          <w:divBdr>
            <w:top w:val="none" w:sz="0" w:space="0" w:color="auto"/>
            <w:left w:val="none" w:sz="0" w:space="0" w:color="auto"/>
            <w:bottom w:val="none" w:sz="0" w:space="0" w:color="auto"/>
            <w:right w:val="none" w:sz="0" w:space="0" w:color="auto"/>
          </w:divBdr>
        </w:div>
        <w:div w:id="1603029242">
          <w:marLeft w:val="0"/>
          <w:marRight w:val="0"/>
          <w:marTop w:val="0"/>
          <w:marBottom w:val="0"/>
          <w:divBdr>
            <w:top w:val="none" w:sz="0" w:space="0" w:color="auto"/>
            <w:left w:val="none" w:sz="0" w:space="0" w:color="auto"/>
            <w:bottom w:val="none" w:sz="0" w:space="0" w:color="auto"/>
            <w:right w:val="none" w:sz="0" w:space="0" w:color="auto"/>
          </w:divBdr>
        </w:div>
        <w:div w:id="696469273">
          <w:marLeft w:val="0"/>
          <w:marRight w:val="0"/>
          <w:marTop w:val="0"/>
          <w:marBottom w:val="0"/>
          <w:divBdr>
            <w:top w:val="none" w:sz="0" w:space="0" w:color="auto"/>
            <w:left w:val="none" w:sz="0" w:space="0" w:color="auto"/>
            <w:bottom w:val="none" w:sz="0" w:space="0" w:color="auto"/>
            <w:right w:val="none" w:sz="0" w:space="0" w:color="auto"/>
          </w:divBdr>
        </w:div>
        <w:div w:id="636493900">
          <w:marLeft w:val="0"/>
          <w:marRight w:val="0"/>
          <w:marTop w:val="0"/>
          <w:marBottom w:val="0"/>
          <w:divBdr>
            <w:top w:val="none" w:sz="0" w:space="0" w:color="auto"/>
            <w:left w:val="none" w:sz="0" w:space="0" w:color="auto"/>
            <w:bottom w:val="none" w:sz="0" w:space="0" w:color="auto"/>
            <w:right w:val="none" w:sz="0" w:space="0" w:color="auto"/>
          </w:divBdr>
        </w:div>
        <w:div w:id="595098710">
          <w:marLeft w:val="0"/>
          <w:marRight w:val="0"/>
          <w:marTop w:val="0"/>
          <w:marBottom w:val="0"/>
          <w:divBdr>
            <w:top w:val="none" w:sz="0" w:space="0" w:color="auto"/>
            <w:left w:val="none" w:sz="0" w:space="0" w:color="auto"/>
            <w:bottom w:val="none" w:sz="0" w:space="0" w:color="auto"/>
            <w:right w:val="none" w:sz="0" w:space="0" w:color="auto"/>
          </w:divBdr>
        </w:div>
        <w:div w:id="775633088">
          <w:marLeft w:val="0"/>
          <w:marRight w:val="0"/>
          <w:marTop w:val="0"/>
          <w:marBottom w:val="0"/>
          <w:divBdr>
            <w:top w:val="none" w:sz="0" w:space="0" w:color="auto"/>
            <w:left w:val="none" w:sz="0" w:space="0" w:color="auto"/>
            <w:bottom w:val="none" w:sz="0" w:space="0" w:color="auto"/>
            <w:right w:val="none" w:sz="0" w:space="0" w:color="auto"/>
          </w:divBdr>
        </w:div>
        <w:div w:id="694968224">
          <w:marLeft w:val="0"/>
          <w:marRight w:val="0"/>
          <w:marTop w:val="0"/>
          <w:marBottom w:val="0"/>
          <w:divBdr>
            <w:top w:val="none" w:sz="0" w:space="0" w:color="auto"/>
            <w:left w:val="none" w:sz="0" w:space="0" w:color="auto"/>
            <w:bottom w:val="none" w:sz="0" w:space="0" w:color="auto"/>
            <w:right w:val="none" w:sz="0" w:space="0" w:color="auto"/>
          </w:divBdr>
        </w:div>
        <w:div w:id="602880895">
          <w:marLeft w:val="0"/>
          <w:marRight w:val="0"/>
          <w:marTop w:val="0"/>
          <w:marBottom w:val="0"/>
          <w:divBdr>
            <w:top w:val="none" w:sz="0" w:space="0" w:color="auto"/>
            <w:left w:val="none" w:sz="0" w:space="0" w:color="auto"/>
            <w:bottom w:val="none" w:sz="0" w:space="0" w:color="auto"/>
            <w:right w:val="none" w:sz="0" w:space="0" w:color="auto"/>
          </w:divBdr>
        </w:div>
      </w:divsChild>
    </w:div>
    <w:div w:id="1656909026">
      <w:bodyDiv w:val="1"/>
      <w:marLeft w:val="0"/>
      <w:marRight w:val="0"/>
      <w:marTop w:val="0"/>
      <w:marBottom w:val="0"/>
      <w:divBdr>
        <w:top w:val="none" w:sz="0" w:space="0" w:color="auto"/>
        <w:left w:val="none" w:sz="0" w:space="0" w:color="auto"/>
        <w:bottom w:val="none" w:sz="0" w:space="0" w:color="auto"/>
        <w:right w:val="none" w:sz="0" w:space="0" w:color="auto"/>
      </w:divBdr>
      <w:divsChild>
        <w:div w:id="106387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hyperlink" Target="https://github.com/dkirste/datascience202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SN Schrifte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62A89B-4F75-4ADF-BBAA-77AF3893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3824</Words>
  <Characters>24097</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Laborbericht Data Science &amp; Big Data</vt:lpstr>
    </vt:vector>
  </TitlesOfParts>
  <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Laborbericht Data Science &amp; Big Data</dc:title>
  <dc:subject/>
  <dc:creator>Öchsner Felix;Scholz Mario;Manmeet Kaur;Rouven Schnapka;Daniel Kirste</dc:creator>
  <cp:keywords/>
  <dc:description/>
  <cp:lastModifiedBy>Daniel Kirste</cp:lastModifiedBy>
  <cp:revision>65</cp:revision>
  <cp:lastPrinted>2020-12-21T09:55:00Z</cp:lastPrinted>
  <dcterms:created xsi:type="dcterms:W3CDTF">2020-12-09T18:59:00Z</dcterms:created>
  <dcterms:modified xsi:type="dcterms:W3CDTF">2020-12-21T20:37:00Z</dcterms:modified>
</cp:coreProperties>
</file>